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E7AA085" w14:textId="77777777" w:rsidR="007C4BFE" w:rsidRPr="00CA24A8" w:rsidRDefault="007C4BFE" w:rsidP="00276F9E">
      <w:pPr>
        <w:rPr>
          <w:b/>
        </w:rPr>
      </w:pPr>
    </w:p>
    <w:p w14:paraId="616CD858" w14:textId="77777777" w:rsidR="007C4BFE" w:rsidRPr="006F693A" w:rsidRDefault="007C4BFE" w:rsidP="00276F9E">
      <w:pPr>
        <w:pBdr>
          <w:top w:val="single" w:sz="6" w:space="0" w:color="FFFFFF"/>
          <w:left w:val="single" w:sz="6" w:space="0" w:color="FFFFFF"/>
          <w:bottom w:val="single" w:sz="6" w:space="3" w:color="FFFFFF"/>
          <w:right w:val="single" w:sz="6" w:space="0" w:color="FFFFFF"/>
        </w:pBdr>
        <w:jc w:val="center"/>
        <w:outlineLvl w:val="0"/>
        <w:rPr>
          <w:b/>
          <w:sz w:val="40"/>
        </w:rPr>
      </w:pPr>
      <w:r w:rsidRPr="006F693A">
        <w:rPr>
          <w:noProof/>
        </w:rPr>
        <w:drawing>
          <wp:anchor distT="0" distB="0" distL="114300" distR="114300" simplePos="0" relativeHeight="251660288" behindDoc="0" locked="0" layoutInCell="1" allowOverlap="1" wp14:anchorId="41D40350" wp14:editId="7D8FE043">
            <wp:simplePos x="0" y="0"/>
            <wp:positionH relativeFrom="page">
              <wp:posOffset>2240280</wp:posOffset>
            </wp:positionH>
            <wp:positionV relativeFrom="paragraph">
              <wp:posOffset>685800</wp:posOffset>
            </wp:positionV>
            <wp:extent cx="3284220" cy="3054350"/>
            <wp:effectExtent l="19050" t="0" r="0" b="0"/>
            <wp:wrapTopAndBottom/>
            <wp:docPr id="2" name="Picture 2" descr="DI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ISA"/>
                    <pic:cNvPicPr>
                      <a:picLocks noChangeAspect="1" noChangeArrowheads="1"/>
                    </pic:cNvPicPr>
                  </pic:nvPicPr>
                  <pic:blipFill>
                    <a:blip r:embed="rId11" cstate="print"/>
                    <a:srcRect/>
                    <a:stretch>
                      <a:fillRect/>
                    </a:stretch>
                  </pic:blipFill>
                  <pic:spPr bwMode="auto">
                    <a:xfrm>
                      <a:off x="0" y="0"/>
                      <a:ext cx="3284220" cy="3054350"/>
                    </a:xfrm>
                    <a:prstGeom prst="rect">
                      <a:avLst/>
                    </a:prstGeom>
                    <a:noFill/>
                  </pic:spPr>
                </pic:pic>
              </a:graphicData>
            </a:graphic>
          </wp:anchor>
        </w:drawing>
      </w:r>
      <w:r w:rsidRPr="006F693A">
        <w:rPr>
          <w:b/>
          <w:sz w:val="40"/>
        </w:rPr>
        <w:t>DEFENSE INFORMATION SYSTEMS AGENCY</w:t>
      </w:r>
    </w:p>
    <w:p w14:paraId="27B4937E" w14:textId="77777777" w:rsidR="007C4BFE" w:rsidRPr="006F693A" w:rsidRDefault="007C4BFE" w:rsidP="00276F9E">
      <w:pPr>
        <w:pBdr>
          <w:top w:val="single" w:sz="6" w:space="0" w:color="FFFFFF"/>
          <w:left w:val="single" w:sz="6" w:space="0" w:color="FFFFFF"/>
          <w:bottom w:val="single" w:sz="6" w:space="3" w:color="FFFFFF"/>
          <w:right w:val="single" w:sz="6" w:space="0" w:color="FFFFFF"/>
        </w:pBdr>
        <w:jc w:val="center"/>
        <w:outlineLvl w:val="0"/>
        <w:rPr>
          <w:b/>
          <w:sz w:val="40"/>
        </w:rPr>
      </w:pPr>
    </w:p>
    <w:p w14:paraId="558B1559" w14:textId="77777777" w:rsidR="007C4BFE" w:rsidRPr="006F693A" w:rsidRDefault="007C4BFE" w:rsidP="00276F9E">
      <w:pPr>
        <w:pBdr>
          <w:top w:val="single" w:sz="6" w:space="0" w:color="FFFFFF"/>
          <w:left w:val="single" w:sz="6" w:space="0" w:color="FFFFFF"/>
          <w:bottom w:val="single" w:sz="6" w:space="3" w:color="FFFFFF"/>
          <w:right w:val="single" w:sz="6" w:space="0" w:color="FFFFFF"/>
        </w:pBdr>
        <w:jc w:val="center"/>
        <w:outlineLvl w:val="0"/>
        <w:rPr>
          <w:b/>
          <w:sz w:val="40"/>
          <w:szCs w:val="40"/>
        </w:rPr>
      </w:pPr>
    </w:p>
    <w:p w14:paraId="53BEE999" w14:textId="77777777" w:rsidR="007C4BFE" w:rsidRPr="006F693A" w:rsidRDefault="007C4BFE" w:rsidP="00276F9E">
      <w:pPr>
        <w:pBdr>
          <w:top w:val="single" w:sz="6" w:space="0" w:color="FFFFFF"/>
          <w:left w:val="single" w:sz="6" w:space="0" w:color="FFFFFF"/>
          <w:bottom w:val="single" w:sz="6" w:space="3" w:color="FFFFFF"/>
          <w:right w:val="single" w:sz="6" w:space="0" w:color="FFFFFF"/>
        </w:pBdr>
        <w:jc w:val="center"/>
        <w:rPr>
          <w:sz w:val="40"/>
          <w:szCs w:val="40"/>
        </w:rPr>
      </w:pPr>
    </w:p>
    <w:p w14:paraId="5E146C7F" w14:textId="77777777" w:rsidR="007C4BFE" w:rsidRPr="006F693A" w:rsidRDefault="007C4BFE" w:rsidP="00276F9E">
      <w:pPr>
        <w:pBdr>
          <w:top w:val="single" w:sz="6" w:space="0" w:color="FFFFFF"/>
          <w:left w:val="single" w:sz="6" w:space="0" w:color="FFFFFF"/>
          <w:bottom w:val="single" w:sz="6" w:space="3" w:color="FFFFFF"/>
          <w:right w:val="single" w:sz="6" w:space="0" w:color="FFFFFF"/>
        </w:pBdr>
        <w:jc w:val="center"/>
        <w:rPr>
          <w:sz w:val="40"/>
          <w:szCs w:val="40"/>
        </w:rPr>
      </w:pPr>
    </w:p>
    <w:p w14:paraId="50931CC7" w14:textId="77777777" w:rsidR="00D61231" w:rsidRPr="006F693A" w:rsidRDefault="00C67FE8" w:rsidP="00276F9E">
      <w:pPr>
        <w:pStyle w:val="Caption"/>
        <w:framePr w:w="0" w:hRule="auto" w:vSpace="0" w:wrap="auto" w:hAnchor="text" w:xAlign="left" w:yAlign="inline"/>
        <w:tabs>
          <w:tab w:val="left" w:pos="720"/>
        </w:tabs>
        <w:outlineLvl w:val="0"/>
        <w:rPr>
          <w:rFonts w:ascii="Times New Roman" w:hAnsi="Times New Roman"/>
          <w:sz w:val="40"/>
          <w:szCs w:val="40"/>
        </w:rPr>
      </w:pPr>
      <w:bookmarkStart w:id="0" w:name="USMTF"/>
      <w:r w:rsidRPr="006F693A">
        <w:rPr>
          <w:rFonts w:ascii="Times New Roman" w:hAnsi="Times New Roman"/>
          <w:sz w:val="40"/>
          <w:szCs w:val="40"/>
        </w:rPr>
        <w:t>U</w:t>
      </w:r>
      <w:r w:rsidR="00D61231" w:rsidRPr="006F693A">
        <w:rPr>
          <w:rFonts w:ascii="Times New Roman" w:hAnsi="Times New Roman"/>
          <w:sz w:val="40"/>
          <w:szCs w:val="40"/>
        </w:rPr>
        <w:t xml:space="preserve">nited </w:t>
      </w:r>
      <w:r w:rsidRPr="006F693A">
        <w:rPr>
          <w:rFonts w:ascii="Times New Roman" w:hAnsi="Times New Roman"/>
          <w:sz w:val="40"/>
          <w:szCs w:val="40"/>
        </w:rPr>
        <w:t>S</w:t>
      </w:r>
      <w:r w:rsidR="00D61231" w:rsidRPr="006F693A">
        <w:rPr>
          <w:rFonts w:ascii="Times New Roman" w:hAnsi="Times New Roman"/>
          <w:sz w:val="40"/>
          <w:szCs w:val="40"/>
        </w:rPr>
        <w:t xml:space="preserve">tates </w:t>
      </w:r>
      <w:r w:rsidRPr="006F693A">
        <w:rPr>
          <w:rFonts w:ascii="Times New Roman" w:hAnsi="Times New Roman"/>
          <w:sz w:val="40"/>
          <w:szCs w:val="40"/>
        </w:rPr>
        <w:t>M</w:t>
      </w:r>
      <w:r w:rsidR="00D61231" w:rsidRPr="006F693A">
        <w:rPr>
          <w:rFonts w:ascii="Times New Roman" w:hAnsi="Times New Roman"/>
          <w:sz w:val="40"/>
          <w:szCs w:val="40"/>
        </w:rPr>
        <w:t xml:space="preserve">essage </w:t>
      </w:r>
      <w:r w:rsidRPr="006F693A">
        <w:rPr>
          <w:rFonts w:ascii="Times New Roman" w:hAnsi="Times New Roman"/>
          <w:sz w:val="40"/>
          <w:szCs w:val="40"/>
        </w:rPr>
        <w:t>T</w:t>
      </w:r>
      <w:r w:rsidR="00D61231" w:rsidRPr="006F693A">
        <w:rPr>
          <w:rFonts w:ascii="Times New Roman" w:hAnsi="Times New Roman"/>
          <w:sz w:val="40"/>
          <w:szCs w:val="40"/>
        </w:rPr>
        <w:t xml:space="preserve">ext </w:t>
      </w:r>
      <w:r w:rsidRPr="006F693A">
        <w:rPr>
          <w:rFonts w:ascii="Times New Roman" w:hAnsi="Times New Roman"/>
          <w:sz w:val="40"/>
          <w:szCs w:val="40"/>
        </w:rPr>
        <w:t>F</w:t>
      </w:r>
      <w:r w:rsidR="00D61231" w:rsidRPr="006F693A">
        <w:rPr>
          <w:rFonts w:ascii="Times New Roman" w:hAnsi="Times New Roman"/>
          <w:sz w:val="40"/>
          <w:szCs w:val="40"/>
        </w:rPr>
        <w:t>ormat</w:t>
      </w:r>
    </w:p>
    <w:p w14:paraId="36C3D390" w14:textId="1D282A83" w:rsidR="007C4BFE" w:rsidRPr="006F693A" w:rsidRDefault="00D61231" w:rsidP="00276F9E">
      <w:pPr>
        <w:pStyle w:val="Caption"/>
        <w:framePr w:w="0" w:hRule="auto" w:vSpace="0" w:wrap="auto" w:hAnchor="text" w:xAlign="left" w:yAlign="inline"/>
        <w:tabs>
          <w:tab w:val="left" w:pos="720"/>
        </w:tabs>
        <w:outlineLvl w:val="0"/>
        <w:rPr>
          <w:rFonts w:ascii="Times New Roman" w:hAnsi="Times New Roman"/>
          <w:sz w:val="40"/>
          <w:szCs w:val="40"/>
        </w:rPr>
      </w:pPr>
      <w:r w:rsidRPr="006F693A">
        <w:rPr>
          <w:rFonts w:ascii="Times New Roman" w:hAnsi="Times New Roman"/>
          <w:sz w:val="40"/>
          <w:szCs w:val="40"/>
        </w:rPr>
        <w:t xml:space="preserve">Configuration Control Board </w:t>
      </w:r>
      <w:bookmarkEnd w:id="0"/>
      <w:r w:rsidR="007C4BFE" w:rsidRPr="006F693A">
        <w:rPr>
          <w:rFonts w:ascii="Times New Roman" w:hAnsi="Times New Roman"/>
          <w:sz w:val="40"/>
          <w:szCs w:val="40"/>
        </w:rPr>
        <w:t>Meeting</w:t>
      </w:r>
      <w:r w:rsidRPr="006F693A">
        <w:rPr>
          <w:rFonts w:ascii="Times New Roman" w:hAnsi="Times New Roman"/>
          <w:sz w:val="40"/>
          <w:szCs w:val="40"/>
        </w:rPr>
        <w:t xml:space="preserve"> (</w:t>
      </w:r>
      <w:r w:rsidR="00E6225E" w:rsidRPr="006F693A">
        <w:rPr>
          <w:rFonts w:ascii="Times New Roman" w:hAnsi="Times New Roman"/>
          <w:sz w:val="40"/>
          <w:szCs w:val="40"/>
        </w:rPr>
        <w:t>201</w:t>
      </w:r>
      <w:r w:rsidR="00D86B1A" w:rsidRPr="006F693A">
        <w:rPr>
          <w:rFonts w:ascii="Times New Roman" w:hAnsi="Times New Roman"/>
          <w:sz w:val="40"/>
          <w:szCs w:val="40"/>
        </w:rPr>
        <w:t>7</w:t>
      </w:r>
      <w:r w:rsidRPr="006F693A">
        <w:rPr>
          <w:rFonts w:ascii="Times New Roman" w:hAnsi="Times New Roman"/>
          <w:sz w:val="40"/>
          <w:szCs w:val="40"/>
        </w:rPr>
        <w:t>-</w:t>
      </w:r>
      <w:r w:rsidR="00D86B1A" w:rsidRPr="006F693A">
        <w:rPr>
          <w:rFonts w:ascii="Times New Roman" w:hAnsi="Times New Roman"/>
          <w:sz w:val="40"/>
          <w:szCs w:val="40"/>
        </w:rPr>
        <w:t>1</w:t>
      </w:r>
      <w:r w:rsidRPr="006F693A">
        <w:rPr>
          <w:rFonts w:ascii="Times New Roman" w:hAnsi="Times New Roman"/>
          <w:sz w:val="40"/>
          <w:szCs w:val="40"/>
        </w:rPr>
        <w:t>)</w:t>
      </w:r>
    </w:p>
    <w:p w14:paraId="119809EA" w14:textId="5337F2E8" w:rsidR="007C4BFE" w:rsidRPr="006F693A" w:rsidRDefault="007C4BFE" w:rsidP="00276F9E">
      <w:pPr>
        <w:pBdr>
          <w:top w:val="single" w:sz="6" w:space="0" w:color="FFFFFF"/>
          <w:left w:val="single" w:sz="6" w:space="0" w:color="FFFFFF"/>
          <w:bottom w:val="single" w:sz="6" w:space="0" w:color="FFFFFF"/>
          <w:right w:val="single" w:sz="6" w:space="0" w:color="FFFFFF"/>
        </w:pBdr>
        <w:jc w:val="center"/>
        <w:outlineLvl w:val="0"/>
        <w:rPr>
          <w:b/>
          <w:sz w:val="40"/>
          <w:szCs w:val="40"/>
        </w:rPr>
      </w:pPr>
      <w:r w:rsidRPr="006F693A">
        <w:rPr>
          <w:b/>
          <w:sz w:val="40"/>
          <w:szCs w:val="40"/>
        </w:rPr>
        <w:t>Record of Technical Discussions</w:t>
      </w:r>
    </w:p>
    <w:p w14:paraId="10C11E3E" w14:textId="26FD2D6F" w:rsidR="007C4BFE" w:rsidRPr="006F693A" w:rsidRDefault="00D86B1A" w:rsidP="00276F9E">
      <w:pPr>
        <w:pBdr>
          <w:top w:val="single" w:sz="6" w:space="0" w:color="FFFFFF"/>
          <w:left w:val="single" w:sz="6" w:space="0" w:color="FFFFFF"/>
          <w:bottom w:val="single" w:sz="6" w:space="0" w:color="FFFFFF"/>
          <w:right w:val="single" w:sz="6" w:space="0" w:color="FFFFFF"/>
        </w:pBdr>
        <w:jc w:val="center"/>
        <w:rPr>
          <w:b/>
          <w:sz w:val="40"/>
          <w:szCs w:val="40"/>
        </w:rPr>
      </w:pPr>
      <w:r w:rsidRPr="006F693A">
        <w:rPr>
          <w:b/>
          <w:sz w:val="40"/>
          <w:szCs w:val="40"/>
        </w:rPr>
        <w:t>13</w:t>
      </w:r>
      <w:r w:rsidR="00336FC3" w:rsidRPr="006F693A">
        <w:rPr>
          <w:b/>
          <w:sz w:val="40"/>
          <w:szCs w:val="40"/>
        </w:rPr>
        <w:t xml:space="preserve"> - </w:t>
      </w:r>
      <w:r w:rsidRPr="006F693A">
        <w:rPr>
          <w:b/>
          <w:sz w:val="40"/>
          <w:szCs w:val="40"/>
        </w:rPr>
        <w:t>16</w:t>
      </w:r>
      <w:r w:rsidR="00336FC3" w:rsidRPr="006F693A">
        <w:rPr>
          <w:b/>
          <w:sz w:val="40"/>
          <w:szCs w:val="40"/>
        </w:rPr>
        <w:t xml:space="preserve"> </w:t>
      </w:r>
      <w:r w:rsidRPr="006F693A">
        <w:rPr>
          <w:b/>
          <w:sz w:val="40"/>
          <w:szCs w:val="40"/>
        </w:rPr>
        <w:t>March</w:t>
      </w:r>
      <w:r w:rsidR="00CA0276" w:rsidRPr="006F693A">
        <w:rPr>
          <w:b/>
          <w:sz w:val="40"/>
          <w:szCs w:val="40"/>
        </w:rPr>
        <w:t xml:space="preserve"> </w:t>
      </w:r>
      <w:r w:rsidR="007C4BFE" w:rsidRPr="006F693A">
        <w:rPr>
          <w:b/>
          <w:sz w:val="40"/>
          <w:szCs w:val="40"/>
        </w:rPr>
        <w:t>201</w:t>
      </w:r>
      <w:r w:rsidRPr="006F693A">
        <w:rPr>
          <w:b/>
          <w:sz w:val="40"/>
          <w:szCs w:val="40"/>
        </w:rPr>
        <w:t>7</w:t>
      </w:r>
    </w:p>
    <w:p w14:paraId="5BB1E7E5" w14:textId="77777777" w:rsidR="007C4BFE" w:rsidRPr="006F693A" w:rsidRDefault="007C4BFE" w:rsidP="00276F9E">
      <w:pPr>
        <w:pBdr>
          <w:top w:val="single" w:sz="6" w:space="0" w:color="FFFFFF"/>
          <w:left w:val="single" w:sz="6" w:space="0" w:color="FFFFFF"/>
          <w:bottom w:val="single" w:sz="6" w:space="0" w:color="FFFFFF"/>
          <w:right w:val="single" w:sz="6" w:space="0" w:color="FFFFFF"/>
        </w:pBdr>
        <w:jc w:val="center"/>
        <w:rPr>
          <w:b/>
          <w:sz w:val="40"/>
          <w:szCs w:val="40"/>
        </w:rPr>
      </w:pPr>
    </w:p>
    <w:p w14:paraId="4DFCF056" w14:textId="6DDE00B2" w:rsidR="007E215A" w:rsidRPr="006F693A" w:rsidRDefault="007E215A" w:rsidP="0059747F">
      <w:pPr>
        <w:pStyle w:val="Normal12ptARIAL"/>
        <w:pBdr>
          <w:top w:val="single" w:sz="6" w:space="0" w:color="FFFFFF"/>
          <w:left w:val="single" w:sz="6" w:space="0" w:color="FFFFFF"/>
          <w:bottom w:val="single" w:sz="6" w:space="0" w:color="FFFFFF"/>
          <w:right w:val="single" w:sz="6" w:space="0" w:color="FFFFFF"/>
        </w:pBdr>
        <w:tabs>
          <w:tab w:val="left" w:pos="720"/>
        </w:tabs>
        <w:jc w:val="center"/>
        <w:rPr>
          <w:rFonts w:ascii="Times New Roman" w:hAnsi="Times New Roman"/>
          <w:caps/>
          <w:sz w:val="28"/>
          <w:szCs w:val="28"/>
        </w:rPr>
      </w:pPr>
    </w:p>
    <w:p w14:paraId="14F3F410" w14:textId="77777777" w:rsidR="0059747F" w:rsidRPr="006F693A" w:rsidRDefault="0059747F" w:rsidP="0059747F">
      <w:pPr>
        <w:pStyle w:val="PlainText"/>
        <w:jc w:val="center"/>
        <w:rPr>
          <w:rFonts w:ascii="Times New Roman" w:hAnsi="Times New Roman"/>
          <w:b/>
          <w:bCs/>
          <w:sz w:val="24"/>
          <w:szCs w:val="24"/>
        </w:rPr>
      </w:pPr>
      <w:r w:rsidRPr="006F693A">
        <w:rPr>
          <w:rFonts w:ascii="Times New Roman" w:hAnsi="Times New Roman"/>
          <w:b/>
          <w:bCs/>
          <w:color w:val="000000" w:themeColor="text1"/>
          <w:sz w:val="24"/>
          <w:szCs w:val="24"/>
        </w:rPr>
        <w:t>DEVELOPMENT AND BUSINESS CENTER (BDC)</w:t>
      </w:r>
    </w:p>
    <w:p w14:paraId="6DE6CCDF" w14:textId="77777777" w:rsidR="0059747F" w:rsidRPr="006F693A" w:rsidRDefault="0059747F" w:rsidP="0059747F">
      <w:pPr>
        <w:pStyle w:val="PlainText"/>
        <w:jc w:val="center"/>
        <w:rPr>
          <w:rFonts w:ascii="Times New Roman" w:hAnsi="Times New Roman"/>
          <w:b/>
          <w:bCs/>
          <w:sz w:val="24"/>
          <w:szCs w:val="24"/>
        </w:rPr>
      </w:pPr>
      <w:r w:rsidRPr="006F693A">
        <w:rPr>
          <w:rFonts w:ascii="Times New Roman" w:hAnsi="Times New Roman"/>
          <w:b/>
          <w:bCs/>
          <w:sz w:val="24"/>
          <w:szCs w:val="24"/>
        </w:rPr>
        <w:t>INNOVATIONS, SYSTEM ENGINEERING, &amp; ARCHITECTURE OFFICE (BDE)</w:t>
      </w:r>
    </w:p>
    <w:p w14:paraId="4A4E76A8" w14:textId="77777777" w:rsidR="0059747F" w:rsidRPr="006F693A" w:rsidRDefault="0059747F" w:rsidP="0059747F">
      <w:pPr>
        <w:pStyle w:val="PlainText"/>
        <w:jc w:val="center"/>
        <w:rPr>
          <w:rFonts w:ascii="Times New Roman" w:hAnsi="Times New Roman"/>
          <w:b/>
          <w:bCs/>
          <w:sz w:val="24"/>
          <w:szCs w:val="24"/>
        </w:rPr>
      </w:pPr>
      <w:r w:rsidRPr="006F693A">
        <w:rPr>
          <w:rFonts w:ascii="Times New Roman" w:hAnsi="Times New Roman"/>
          <w:b/>
          <w:bCs/>
          <w:sz w:val="24"/>
          <w:szCs w:val="24"/>
        </w:rPr>
        <w:t>MILITARY MESSAGE STANDARDS BRANCH (BDE4)</w:t>
      </w:r>
    </w:p>
    <w:p w14:paraId="3F2AD762" w14:textId="77777777" w:rsidR="0059747F" w:rsidRPr="006F693A" w:rsidRDefault="0059747F" w:rsidP="0059747F">
      <w:pPr>
        <w:pStyle w:val="Normal12ptARIAL"/>
        <w:pBdr>
          <w:top w:val="single" w:sz="6" w:space="0" w:color="FFFFFF"/>
          <w:left w:val="single" w:sz="6" w:space="0" w:color="FFFFFF"/>
          <w:bottom w:val="single" w:sz="6" w:space="0" w:color="FFFFFF"/>
          <w:right w:val="single" w:sz="6" w:space="0" w:color="FFFFFF"/>
        </w:pBdr>
        <w:tabs>
          <w:tab w:val="left" w:pos="720"/>
        </w:tabs>
        <w:jc w:val="center"/>
        <w:rPr>
          <w:rFonts w:ascii="Times New Roman" w:hAnsi="Times New Roman"/>
          <w:caps/>
          <w:szCs w:val="24"/>
        </w:rPr>
      </w:pPr>
      <w:r w:rsidRPr="006F693A">
        <w:rPr>
          <w:rFonts w:ascii="Times New Roman" w:hAnsi="Times New Roman"/>
          <w:bCs/>
          <w:szCs w:val="24"/>
        </w:rPr>
        <w:t>FORT MEADE MD</w:t>
      </w:r>
    </w:p>
    <w:p w14:paraId="6995A7F6" w14:textId="77777777" w:rsidR="0059747F" w:rsidRPr="006F693A" w:rsidRDefault="0059747F" w:rsidP="0059747F">
      <w:pPr>
        <w:pBdr>
          <w:top w:val="single" w:sz="6" w:space="0" w:color="FFFFFF"/>
          <w:left w:val="single" w:sz="6" w:space="0" w:color="FFFFFF"/>
          <w:bottom w:val="single" w:sz="6" w:space="0" w:color="FFFFFF"/>
          <w:right w:val="single" w:sz="6" w:space="0" w:color="FFFFFF"/>
        </w:pBdr>
        <w:jc w:val="center"/>
        <w:rPr>
          <w:b/>
        </w:rPr>
      </w:pPr>
      <w:r w:rsidRPr="006F693A">
        <w:rPr>
          <w:b/>
        </w:rPr>
        <w:t>P.O. Box 549</w:t>
      </w:r>
    </w:p>
    <w:p w14:paraId="2D596EA5" w14:textId="77777777" w:rsidR="0059747F" w:rsidRPr="006F693A" w:rsidRDefault="0059747F" w:rsidP="0059747F">
      <w:pPr>
        <w:autoSpaceDE w:val="0"/>
        <w:autoSpaceDN w:val="0"/>
        <w:adjustRightInd w:val="0"/>
        <w:jc w:val="center"/>
        <w:rPr>
          <w:b/>
        </w:rPr>
      </w:pPr>
      <w:r w:rsidRPr="006F693A">
        <w:rPr>
          <w:b/>
        </w:rPr>
        <w:t>Fort Meade, MD  20755-0549</w:t>
      </w:r>
    </w:p>
    <w:p w14:paraId="04130169" w14:textId="77777777" w:rsidR="00392EFC" w:rsidRPr="006F693A" w:rsidRDefault="00392EFC" w:rsidP="00276F9E">
      <w:pPr>
        <w:autoSpaceDE w:val="0"/>
        <w:autoSpaceDN w:val="0"/>
        <w:adjustRightInd w:val="0"/>
        <w:rPr>
          <w:b/>
          <w:sz w:val="28"/>
          <w:szCs w:val="28"/>
        </w:rPr>
      </w:pPr>
    </w:p>
    <w:p w14:paraId="6829D5E9" w14:textId="77777777" w:rsidR="00392EFC" w:rsidRPr="006F693A" w:rsidRDefault="00392EFC" w:rsidP="00276F9E">
      <w:pPr>
        <w:rPr>
          <w:b/>
          <w:sz w:val="28"/>
          <w:szCs w:val="28"/>
        </w:rPr>
        <w:sectPr w:rsidR="00392EFC" w:rsidRPr="006F693A" w:rsidSect="00401773">
          <w:footerReference w:type="even" r:id="rId12"/>
          <w:footerReference w:type="default" r:id="rId13"/>
          <w:pgSz w:w="12240" w:h="15840" w:code="1"/>
          <w:pgMar w:top="1440" w:right="1008" w:bottom="1440" w:left="1008" w:header="720" w:footer="720" w:gutter="0"/>
          <w:paperSrc w:first="15" w:other="15"/>
          <w:cols w:space="720"/>
          <w:titlePg/>
          <w:rtlGutter/>
          <w:docGrid w:linePitch="360"/>
        </w:sectPr>
      </w:pPr>
    </w:p>
    <w:p w14:paraId="28003166" w14:textId="77777777" w:rsidR="00972259" w:rsidRPr="006F693A" w:rsidRDefault="00972259" w:rsidP="007A066E">
      <w:pPr>
        <w:numPr>
          <w:ilvl w:val="0"/>
          <w:numId w:val="1"/>
        </w:numPr>
        <w:spacing w:after="120"/>
        <w:rPr>
          <w:b/>
        </w:rPr>
      </w:pPr>
      <w:r w:rsidRPr="006F693A">
        <w:rPr>
          <w:b/>
        </w:rPr>
        <w:lastRenderedPageBreak/>
        <w:t>Opening Remarks a</w:t>
      </w:r>
      <w:r w:rsidR="00554127" w:rsidRPr="006F693A">
        <w:rPr>
          <w:b/>
        </w:rPr>
        <w:t>nd Administrative Announcements</w:t>
      </w:r>
    </w:p>
    <w:p w14:paraId="2A73E328" w14:textId="453F5C4D" w:rsidR="00041E72" w:rsidRPr="006F693A" w:rsidRDefault="00041E72" w:rsidP="002759CB">
      <w:pPr>
        <w:spacing w:after="120"/>
      </w:pPr>
      <w:r w:rsidRPr="006F693A">
        <w:t>The</w:t>
      </w:r>
      <w:r w:rsidR="00D61231" w:rsidRPr="006F693A">
        <w:t xml:space="preserve"> United States Message Text Format</w:t>
      </w:r>
      <w:r w:rsidRPr="006F693A">
        <w:t xml:space="preserve"> </w:t>
      </w:r>
      <w:r w:rsidR="008C76E2" w:rsidRPr="006F693A">
        <w:t>(USMTF)</w:t>
      </w:r>
      <w:r w:rsidRPr="006F693A">
        <w:t xml:space="preserve"> </w:t>
      </w:r>
      <w:r w:rsidR="008C76E2" w:rsidRPr="006F693A">
        <w:t>Configuration Control Board (CCB)</w:t>
      </w:r>
      <w:r w:rsidRPr="006F693A">
        <w:t xml:space="preserve"> 201</w:t>
      </w:r>
      <w:r w:rsidR="00D86B1A" w:rsidRPr="006F693A">
        <w:t>7</w:t>
      </w:r>
      <w:r w:rsidRPr="006F693A">
        <w:t>-</w:t>
      </w:r>
      <w:r w:rsidR="00D86B1A" w:rsidRPr="006F693A">
        <w:t>1</w:t>
      </w:r>
      <w:r w:rsidRPr="006F693A">
        <w:t xml:space="preserve"> meeting </w:t>
      </w:r>
      <w:r w:rsidR="00CA24A8" w:rsidRPr="006F693A">
        <w:t xml:space="preserve">was held </w:t>
      </w:r>
      <w:r w:rsidR="00D86B1A" w:rsidRPr="006F693A">
        <w:t>13</w:t>
      </w:r>
      <w:r w:rsidR="0059747F" w:rsidRPr="006F693A">
        <w:t xml:space="preserve"> </w:t>
      </w:r>
      <w:r w:rsidR="00D86B1A" w:rsidRPr="006F693A">
        <w:t>-</w:t>
      </w:r>
      <w:r w:rsidR="0059747F" w:rsidRPr="006F693A">
        <w:t xml:space="preserve"> </w:t>
      </w:r>
      <w:r w:rsidR="00D86B1A" w:rsidRPr="006F693A">
        <w:t>16 Mar 2017</w:t>
      </w:r>
      <w:r w:rsidR="00CA24A8" w:rsidRPr="006F693A">
        <w:t xml:space="preserve"> at Northrop Grumman in Herndon, VA.  The meeting </w:t>
      </w:r>
      <w:r w:rsidRPr="006F693A">
        <w:t xml:space="preserve">was called to order by the </w:t>
      </w:r>
      <w:r w:rsidR="000340B9" w:rsidRPr="006F693A">
        <w:t>chair</w:t>
      </w:r>
      <w:r w:rsidRPr="006F693A">
        <w:t>, Mr. Ray Ford</w:t>
      </w:r>
      <w:r w:rsidR="008C76E2" w:rsidRPr="006F693A">
        <w:t xml:space="preserve"> (Defense Information Systems Agency (DISA))</w:t>
      </w:r>
      <w:r w:rsidRPr="006F693A">
        <w:t xml:space="preserve"> </w:t>
      </w:r>
      <w:r w:rsidR="003E4E28" w:rsidRPr="006F693A">
        <w:t>at 09</w:t>
      </w:r>
      <w:r w:rsidR="00E6225E" w:rsidRPr="006F693A">
        <w:t>0</w:t>
      </w:r>
      <w:r w:rsidRPr="006F693A">
        <w:t>0</w:t>
      </w:r>
      <w:r w:rsidR="00B33EB8" w:rsidRPr="006F693A">
        <w:t xml:space="preserve">. </w:t>
      </w:r>
      <w:r w:rsidR="00FF7BA2" w:rsidRPr="006F693A">
        <w:t xml:space="preserve">Approximately </w:t>
      </w:r>
      <w:r w:rsidR="00CE23F2" w:rsidRPr="006F693A">
        <w:t xml:space="preserve">one </w:t>
      </w:r>
      <w:r w:rsidR="00325A98" w:rsidRPr="006F693A">
        <w:t>third</w:t>
      </w:r>
      <w:r w:rsidR="00CE23F2" w:rsidRPr="006F693A">
        <w:t xml:space="preserve"> </w:t>
      </w:r>
      <w:r w:rsidR="001D486A" w:rsidRPr="006F693A">
        <w:t xml:space="preserve">of the </w:t>
      </w:r>
      <w:r w:rsidR="008C76E2" w:rsidRPr="006F693A">
        <w:t xml:space="preserve">meeting participants did so via </w:t>
      </w:r>
      <w:r w:rsidR="001D486A" w:rsidRPr="006F693A">
        <w:t>virtual</w:t>
      </w:r>
      <w:r w:rsidR="000340B9" w:rsidRPr="006F693A">
        <w:t xml:space="preserve"> presence, u</w:t>
      </w:r>
      <w:r w:rsidR="00C55923" w:rsidRPr="006F693A">
        <w:t xml:space="preserve">sing teleconference along with </w:t>
      </w:r>
      <w:r w:rsidR="005E2639" w:rsidRPr="006F693A">
        <w:t>Defense Collaboration Services</w:t>
      </w:r>
      <w:r w:rsidR="008C76E2" w:rsidRPr="006F693A">
        <w:t xml:space="preserve"> (</w:t>
      </w:r>
      <w:r w:rsidR="005E2639" w:rsidRPr="006F693A">
        <w:t>DCS</w:t>
      </w:r>
      <w:r w:rsidR="008C76E2" w:rsidRPr="006F693A">
        <w:t>)</w:t>
      </w:r>
      <w:r w:rsidR="00C769E0" w:rsidRPr="006F693A">
        <w:t>.</w:t>
      </w:r>
      <w:r w:rsidR="00FF7BA2" w:rsidRPr="006F693A">
        <w:t xml:space="preserve"> </w:t>
      </w:r>
      <w:r w:rsidR="00C769E0" w:rsidRPr="006F693A">
        <w:t xml:space="preserve"> </w:t>
      </w:r>
      <w:r w:rsidRPr="006F693A">
        <w:t xml:space="preserve">A complete list of </w:t>
      </w:r>
      <w:r w:rsidR="00E422DD" w:rsidRPr="006F693A">
        <w:t xml:space="preserve">meeting </w:t>
      </w:r>
      <w:r w:rsidR="000340B9" w:rsidRPr="006F693A">
        <w:t xml:space="preserve">participants </w:t>
      </w:r>
      <w:r w:rsidRPr="006F693A">
        <w:t>is attached.</w:t>
      </w:r>
    </w:p>
    <w:p w14:paraId="3ADE4BD9" w14:textId="77777777" w:rsidR="004F41E1" w:rsidRPr="006F693A" w:rsidRDefault="006F44D5" w:rsidP="007A066E">
      <w:pPr>
        <w:numPr>
          <w:ilvl w:val="0"/>
          <w:numId w:val="1"/>
        </w:numPr>
        <w:spacing w:after="120"/>
        <w:rPr>
          <w:b/>
          <w:iCs/>
        </w:rPr>
      </w:pPr>
      <w:r w:rsidRPr="006F693A">
        <w:rPr>
          <w:b/>
          <w:iCs/>
        </w:rPr>
        <w:t>New Business</w:t>
      </w:r>
    </w:p>
    <w:p w14:paraId="7D10A742" w14:textId="4A2E2BA9" w:rsidR="006F44D5" w:rsidRPr="006F693A" w:rsidRDefault="00625F46" w:rsidP="007A066E">
      <w:pPr>
        <w:spacing w:after="120"/>
        <w:rPr>
          <w:b/>
          <w:iCs/>
        </w:rPr>
      </w:pPr>
      <w:r w:rsidRPr="006F693A">
        <w:t>No</w:t>
      </w:r>
      <w:r w:rsidR="00CA24A8" w:rsidRPr="006F693A">
        <w:t xml:space="preserve"> new business was brought up at the meeting.</w:t>
      </w:r>
    </w:p>
    <w:p w14:paraId="02ED909B" w14:textId="77777777" w:rsidR="006554D2" w:rsidRPr="006F693A" w:rsidRDefault="00972259" w:rsidP="007A066E">
      <w:pPr>
        <w:numPr>
          <w:ilvl w:val="0"/>
          <w:numId w:val="1"/>
        </w:numPr>
        <w:spacing w:after="120"/>
        <w:rPr>
          <w:b/>
          <w:i/>
          <w:iCs/>
        </w:rPr>
      </w:pPr>
      <w:r w:rsidRPr="006F693A">
        <w:rPr>
          <w:b/>
        </w:rPr>
        <w:t>Review and A</w:t>
      </w:r>
      <w:r w:rsidR="00E43422" w:rsidRPr="006F693A">
        <w:rPr>
          <w:b/>
        </w:rPr>
        <w:t>pprove</w:t>
      </w:r>
      <w:r w:rsidRPr="006F693A">
        <w:rPr>
          <w:b/>
        </w:rPr>
        <w:t xml:space="preserve"> Meeting Agenda</w:t>
      </w:r>
    </w:p>
    <w:p w14:paraId="1E8A160E" w14:textId="0D5028F7" w:rsidR="00CA24A8" w:rsidRPr="006F693A" w:rsidRDefault="00D86B1A" w:rsidP="00D36640">
      <w:pPr>
        <w:pStyle w:val="CommentText"/>
        <w:rPr>
          <w:sz w:val="24"/>
          <w:szCs w:val="24"/>
        </w:rPr>
      </w:pPr>
      <w:r w:rsidRPr="006F693A">
        <w:rPr>
          <w:rFonts w:cs="Arial"/>
          <w:sz w:val="24"/>
          <w:szCs w:val="24"/>
        </w:rPr>
        <w:t>Agenda item 6.2.3 Schema Generator Update was deleted since it was covered by item 6.2.5. Demonstration of new XML-MTF GoE schemas.</w:t>
      </w:r>
      <w:r w:rsidR="00CA0276" w:rsidRPr="006F693A">
        <w:rPr>
          <w:sz w:val="24"/>
          <w:szCs w:val="24"/>
        </w:rPr>
        <w:t xml:space="preserve">  The final agenda </w:t>
      </w:r>
      <w:r w:rsidR="0059747F" w:rsidRPr="006F693A">
        <w:rPr>
          <w:sz w:val="24"/>
          <w:szCs w:val="24"/>
        </w:rPr>
        <w:t>was</w:t>
      </w:r>
      <w:r w:rsidR="00CA0276" w:rsidRPr="006F693A">
        <w:rPr>
          <w:sz w:val="24"/>
          <w:szCs w:val="24"/>
        </w:rPr>
        <w:t xml:space="preserve"> posted on the USMTF </w:t>
      </w:r>
      <w:r w:rsidR="00666865" w:rsidRPr="006F693A">
        <w:rPr>
          <w:sz w:val="24"/>
          <w:szCs w:val="24"/>
        </w:rPr>
        <w:t>Web Portal under</w:t>
      </w:r>
      <w:r w:rsidR="00CA0276" w:rsidRPr="006F693A">
        <w:rPr>
          <w:sz w:val="24"/>
          <w:szCs w:val="24"/>
        </w:rPr>
        <w:t xml:space="preserve"> CCB 201</w:t>
      </w:r>
      <w:r w:rsidRPr="006F693A">
        <w:rPr>
          <w:sz w:val="24"/>
          <w:szCs w:val="24"/>
        </w:rPr>
        <w:t>7</w:t>
      </w:r>
      <w:r w:rsidR="00CA0276" w:rsidRPr="006F693A">
        <w:rPr>
          <w:sz w:val="24"/>
          <w:szCs w:val="24"/>
        </w:rPr>
        <w:t>-</w:t>
      </w:r>
      <w:r w:rsidRPr="006F693A">
        <w:rPr>
          <w:sz w:val="24"/>
          <w:szCs w:val="24"/>
        </w:rPr>
        <w:t>1</w:t>
      </w:r>
      <w:r w:rsidR="00CA0276" w:rsidRPr="006F693A">
        <w:rPr>
          <w:sz w:val="24"/>
          <w:szCs w:val="24"/>
        </w:rPr>
        <w:t>.</w:t>
      </w:r>
    </w:p>
    <w:p w14:paraId="09AF5038" w14:textId="52F42405" w:rsidR="002B7CBA" w:rsidRPr="006F693A" w:rsidRDefault="002B7CBA" w:rsidP="00D36640">
      <w:pPr>
        <w:numPr>
          <w:ilvl w:val="0"/>
          <w:numId w:val="1"/>
        </w:numPr>
        <w:spacing w:before="120" w:after="120"/>
        <w:rPr>
          <w:rStyle w:val="Hyperlink"/>
          <w:rFonts w:eastAsia="Calibri"/>
          <w:b/>
          <w:color w:val="auto"/>
          <w:u w:val="none"/>
          <w:lang w:eastAsia="da-DK"/>
        </w:rPr>
      </w:pPr>
      <w:r w:rsidRPr="006F693A">
        <w:rPr>
          <w:b/>
        </w:rPr>
        <w:t>Approve USMTF CCB 201</w:t>
      </w:r>
      <w:r w:rsidR="00F23424" w:rsidRPr="006F693A">
        <w:rPr>
          <w:b/>
        </w:rPr>
        <w:t>6</w:t>
      </w:r>
      <w:r w:rsidRPr="006F693A">
        <w:rPr>
          <w:b/>
        </w:rPr>
        <w:t>-</w:t>
      </w:r>
      <w:r w:rsidR="00D86B1A" w:rsidRPr="006F693A">
        <w:rPr>
          <w:b/>
        </w:rPr>
        <w:t>3</w:t>
      </w:r>
      <w:r w:rsidRPr="006F693A">
        <w:rPr>
          <w:b/>
        </w:rPr>
        <w:t xml:space="preserve"> Record of Technical Discussions</w:t>
      </w:r>
      <w:r w:rsidR="0052601A" w:rsidRPr="006F693A">
        <w:rPr>
          <w:rStyle w:val="Hyperlink"/>
          <w:b/>
          <w:color w:val="auto"/>
          <w:u w:val="none"/>
        </w:rPr>
        <w:t xml:space="preserve"> (RTD)</w:t>
      </w:r>
    </w:p>
    <w:p w14:paraId="1170919A" w14:textId="4E93671C" w:rsidR="00CA24A8" w:rsidDel="00404559" w:rsidRDefault="003A42D3" w:rsidP="00D36640">
      <w:pPr>
        <w:spacing w:before="120"/>
        <w:rPr>
          <w:del w:id="1" w:author="Robert Marshburn" w:date="2018-02-07T13:20:00Z"/>
          <w:rFonts w:ascii="Arial" w:hAnsi="Arial" w:cs="Arial"/>
        </w:rPr>
      </w:pPr>
      <w:commentRangeStart w:id="2"/>
      <w:del w:id="3" w:author="Robert Marshburn" w:date="2018-02-07T13:20:00Z">
        <w:r w:rsidRPr="006F693A" w:rsidDel="00404559">
          <w:rPr>
            <w:rFonts w:eastAsia="Calibri"/>
            <w:lang w:eastAsia="da-DK"/>
          </w:rPr>
          <w:delText xml:space="preserve">The </w:delText>
        </w:r>
        <w:r w:rsidR="00CA24A8" w:rsidRPr="006F693A" w:rsidDel="00404559">
          <w:rPr>
            <w:rFonts w:eastAsia="Calibri"/>
            <w:lang w:eastAsia="da-DK"/>
          </w:rPr>
          <w:delText>AF recommended approval as modified</w:delText>
        </w:r>
        <w:r w:rsidR="00F23424" w:rsidRPr="006F693A" w:rsidDel="00404559">
          <w:rPr>
            <w:rFonts w:eastAsia="Calibri"/>
            <w:lang w:eastAsia="da-DK"/>
          </w:rPr>
          <w:delText xml:space="preserve"> by USAF comments</w:delText>
        </w:r>
        <w:r w:rsidR="00CA24A8" w:rsidRPr="006F693A" w:rsidDel="00404559">
          <w:rPr>
            <w:rFonts w:eastAsia="Calibri"/>
            <w:lang w:eastAsia="da-DK"/>
          </w:rPr>
          <w:delText>.  The J</w:delText>
        </w:r>
        <w:r w:rsidRPr="006F693A" w:rsidDel="00404559">
          <w:rPr>
            <w:rFonts w:eastAsia="Calibri"/>
            <w:lang w:eastAsia="da-DK"/>
          </w:rPr>
          <w:delText xml:space="preserve">oint </w:delText>
        </w:r>
        <w:r w:rsidR="00CA24A8" w:rsidRPr="006F693A" w:rsidDel="00404559">
          <w:rPr>
            <w:rFonts w:eastAsia="Calibri"/>
            <w:lang w:eastAsia="da-DK"/>
          </w:rPr>
          <w:delText>S</w:delText>
        </w:r>
        <w:r w:rsidRPr="006F693A" w:rsidDel="00404559">
          <w:rPr>
            <w:rFonts w:eastAsia="Calibri"/>
            <w:lang w:eastAsia="da-DK"/>
          </w:rPr>
          <w:delText>taff (JS)</w:delText>
        </w:r>
        <w:r w:rsidR="00CA24A8" w:rsidRPr="006F693A" w:rsidDel="00404559">
          <w:rPr>
            <w:rFonts w:eastAsia="Calibri"/>
            <w:lang w:eastAsia="da-DK"/>
          </w:rPr>
          <w:delText xml:space="preserve"> seconded.  The chair will update and send out the updated version for final review and approval.</w:delText>
        </w:r>
        <w:commentRangeEnd w:id="2"/>
        <w:r w:rsidR="0008492C" w:rsidDel="00404559">
          <w:rPr>
            <w:rStyle w:val="CommentReference"/>
          </w:rPr>
          <w:commentReference w:id="2"/>
        </w:r>
      </w:del>
    </w:p>
    <w:p w14:paraId="577CAC5D" w14:textId="45B03E9D" w:rsidR="00404559" w:rsidRPr="00032D54" w:rsidRDefault="00404559">
      <w:pPr>
        <w:pStyle w:val="BodyTextKeep"/>
        <w:tabs>
          <w:tab w:val="left" w:pos="0"/>
        </w:tabs>
        <w:ind w:left="0"/>
        <w:rPr>
          <w:ins w:id="4" w:author="Robert Marshburn" w:date="2018-02-07T13:20:00Z"/>
          <w:rFonts w:ascii="Times New Roman" w:hAnsi="Times New Roman"/>
          <w:sz w:val="24"/>
          <w:szCs w:val="24"/>
          <w:rPrChange w:id="5" w:author="Robert Marshburn" w:date="2018-02-07T13:46:00Z">
            <w:rPr>
              <w:ins w:id="6" w:author="Robert Marshburn" w:date="2018-02-07T13:20:00Z"/>
              <w:rFonts w:cs="Arial"/>
              <w:sz w:val="24"/>
              <w:szCs w:val="24"/>
            </w:rPr>
          </w:rPrChange>
        </w:rPr>
        <w:pPrChange w:id="7" w:author="Robert Marshburn" w:date="2018-02-07T13:20:00Z">
          <w:pPr>
            <w:pStyle w:val="BodyTextKeep"/>
            <w:numPr>
              <w:numId w:val="18"/>
            </w:numPr>
            <w:ind w:hanging="360"/>
          </w:pPr>
        </w:pPrChange>
      </w:pPr>
      <w:ins w:id="8" w:author="Robert Marshburn" w:date="2018-02-07T13:20:00Z">
        <w:r w:rsidRPr="00032D54">
          <w:rPr>
            <w:rFonts w:ascii="Times New Roman" w:hAnsi="Times New Roman"/>
            <w:sz w:val="24"/>
            <w:szCs w:val="24"/>
            <w:rPrChange w:id="9" w:author="Robert Marshburn" w:date="2018-02-07T13:46:00Z">
              <w:rPr>
                <w:rFonts w:cs="Arial"/>
                <w:sz w:val="24"/>
                <w:szCs w:val="24"/>
              </w:rPr>
            </w:rPrChange>
          </w:rPr>
          <w:t xml:space="preserve">The RTD for CCB 2016-3 has not been completed. The Chairman requested the CCB reps provide their meeting reports from 2016-3 to support DISA preparation of the RTD. The suspense for the draft RTD is 31 March.  </w:t>
        </w:r>
      </w:ins>
    </w:p>
    <w:p w14:paraId="07E78241" w14:textId="77777777" w:rsidR="00404559" w:rsidRPr="006F693A" w:rsidRDefault="00404559" w:rsidP="00D36640">
      <w:pPr>
        <w:spacing w:before="120"/>
        <w:rPr>
          <w:ins w:id="10" w:author="Robert Marshburn" w:date="2018-02-07T13:20:00Z"/>
          <w:rFonts w:eastAsia="Calibri"/>
          <w:lang w:eastAsia="da-DK"/>
        </w:rPr>
      </w:pPr>
    </w:p>
    <w:p w14:paraId="50974C87" w14:textId="77777777" w:rsidR="002B7CBA" w:rsidRPr="006F693A" w:rsidRDefault="002B7CBA" w:rsidP="00D36640">
      <w:pPr>
        <w:keepNext/>
        <w:numPr>
          <w:ilvl w:val="0"/>
          <w:numId w:val="1"/>
        </w:numPr>
        <w:spacing w:before="120" w:after="120"/>
        <w:rPr>
          <w:b/>
          <w:iCs/>
        </w:rPr>
      </w:pPr>
      <w:r w:rsidRPr="006F693A">
        <w:rPr>
          <w:b/>
        </w:rPr>
        <w:t>Meeting Update Reports (NATO and US related meetings)</w:t>
      </w:r>
    </w:p>
    <w:p w14:paraId="575FB125" w14:textId="7D1BA7D3" w:rsidR="002B7CBA" w:rsidRPr="006F693A" w:rsidRDefault="002B7CBA" w:rsidP="00D36640">
      <w:pPr>
        <w:numPr>
          <w:ilvl w:val="1"/>
          <w:numId w:val="1"/>
        </w:numPr>
        <w:tabs>
          <w:tab w:val="clear" w:pos="774"/>
          <w:tab w:val="num" w:pos="864"/>
          <w:tab w:val="left" w:pos="900"/>
        </w:tabs>
        <w:spacing w:before="120" w:after="120"/>
        <w:ind w:left="3600" w:hanging="3240"/>
        <w:contextualSpacing/>
      </w:pPr>
      <w:r w:rsidRPr="006F693A">
        <w:t xml:space="preserve">Report from the NATO </w:t>
      </w:r>
      <w:r w:rsidR="00D52B27" w:rsidRPr="006F693A">
        <w:t>1</w:t>
      </w:r>
      <w:r w:rsidR="00D86B1A" w:rsidRPr="006F693A">
        <w:t>7</w:t>
      </w:r>
      <w:r w:rsidR="00D52B27" w:rsidRPr="006F693A">
        <w:rPr>
          <w:vertAlign w:val="superscript"/>
        </w:rPr>
        <w:t>th</w:t>
      </w:r>
      <w:r w:rsidR="00D52B27" w:rsidRPr="006F693A">
        <w:t xml:space="preserve"> </w:t>
      </w:r>
      <w:r w:rsidRPr="006F693A">
        <w:t xml:space="preserve">MTF </w:t>
      </w:r>
      <w:r w:rsidR="0009332D" w:rsidRPr="006F693A">
        <w:t>Capability Team (</w:t>
      </w:r>
      <w:r w:rsidRPr="006F693A">
        <w:t>CaT</w:t>
      </w:r>
      <w:r w:rsidR="0009332D" w:rsidRPr="006F693A">
        <w:t>)</w:t>
      </w:r>
      <w:r w:rsidRPr="006F693A">
        <w:t xml:space="preserve"> Meeting (Mr. Ray Ford, </w:t>
      </w:r>
      <w:commentRangeStart w:id="11"/>
      <w:r w:rsidRPr="006F693A">
        <w:t>DISA</w:t>
      </w:r>
      <w:commentRangeEnd w:id="11"/>
      <w:r w:rsidR="00404559">
        <w:rPr>
          <w:rStyle w:val="CommentReference"/>
        </w:rPr>
        <w:commentReference w:id="11"/>
      </w:r>
      <w:r w:rsidRPr="006F693A">
        <w:t>)</w:t>
      </w:r>
    </w:p>
    <w:p w14:paraId="2F3EDD8D" w14:textId="5A6E65E1" w:rsidR="00291D3D" w:rsidRPr="006F693A" w:rsidRDefault="007F29ED" w:rsidP="00AF32FF">
      <w:pPr>
        <w:pStyle w:val="ListParagraph"/>
        <w:tabs>
          <w:tab w:val="left" w:pos="990"/>
        </w:tabs>
        <w:spacing w:after="120"/>
        <w:ind w:left="1440" w:hanging="720"/>
      </w:pPr>
      <w:r w:rsidRPr="006F693A">
        <w:t>5.1.1</w:t>
      </w:r>
      <w:r w:rsidRPr="006F693A">
        <w:tab/>
      </w:r>
      <w:r w:rsidR="00291D3D" w:rsidRPr="006F693A">
        <w:t xml:space="preserve">Mr. Ford provided an update on the </w:t>
      </w:r>
      <w:r w:rsidR="0009332D" w:rsidRPr="006F693A">
        <w:t>1</w:t>
      </w:r>
      <w:r w:rsidR="00D86B1A" w:rsidRPr="006F693A">
        <w:t>7</w:t>
      </w:r>
      <w:r w:rsidR="0009332D" w:rsidRPr="006F693A">
        <w:rPr>
          <w:vertAlign w:val="superscript"/>
        </w:rPr>
        <w:t>th</w:t>
      </w:r>
      <w:r w:rsidR="0009332D" w:rsidRPr="006F693A">
        <w:t xml:space="preserve"> </w:t>
      </w:r>
      <w:r w:rsidR="00291D3D" w:rsidRPr="006F693A">
        <w:t xml:space="preserve">meeting of the NATO MTF CaT.  The meeting was held </w:t>
      </w:r>
      <w:r w:rsidR="00D86B1A" w:rsidRPr="006F693A">
        <w:t xml:space="preserve">30 Jan </w:t>
      </w:r>
      <w:r w:rsidR="00EA4FD6" w:rsidRPr="006F693A">
        <w:t>–</w:t>
      </w:r>
      <w:r w:rsidR="0009332D" w:rsidRPr="006F693A">
        <w:t xml:space="preserve"> </w:t>
      </w:r>
      <w:r w:rsidR="00EA4FD6" w:rsidRPr="006F693A">
        <w:t xml:space="preserve">03 </w:t>
      </w:r>
      <w:r w:rsidR="00D86B1A" w:rsidRPr="006F693A">
        <w:t>Feb 2017</w:t>
      </w:r>
      <w:r w:rsidR="0009332D" w:rsidRPr="006F693A">
        <w:t xml:space="preserve"> at NATO Headquarters, Brussels, Belgium</w:t>
      </w:r>
      <w:r w:rsidR="00291D3D" w:rsidRPr="006F693A">
        <w:t xml:space="preserve">.  </w:t>
      </w:r>
      <w:r w:rsidR="0009332D" w:rsidRPr="006F693A">
        <w:t xml:space="preserve">The following </w:t>
      </w:r>
      <w:r w:rsidR="00291D3D" w:rsidRPr="006F693A">
        <w:t>is</w:t>
      </w:r>
      <w:r w:rsidR="0009332D" w:rsidRPr="006F693A">
        <w:t xml:space="preserve"> a</w:t>
      </w:r>
      <w:r w:rsidR="00291D3D" w:rsidRPr="006F693A">
        <w:t xml:space="preserve"> synopsis of the meeting as it pertains to USMTF.  The full report can be found on the USMTF Web Portal under CCB </w:t>
      </w:r>
      <w:r w:rsidR="00D86B1A" w:rsidRPr="006F693A">
        <w:t>2017</w:t>
      </w:r>
      <w:r w:rsidR="00C2124E" w:rsidRPr="006F693A">
        <w:t>-</w:t>
      </w:r>
      <w:r w:rsidR="00D86B1A" w:rsidRPr="006F693A">
        <w:t>1</w:t>
      </w:r>
      <w:r w:rsidR="00291D3D" w:rsidRPr="006F693A">
        <w:t>.</w:t>
      </w:r>
    </w:p>
    <w:p w14:paraId="5DF3C9ED" w14:textId="5E152187" w:rsidR="00D86B1A" w:rsidRPr="006F693A" w:rsidRDefault="007F29ED" w:rsidP="007F29ED">
      <w:pPr>
        <w:pStyle w:val="BodyTextKeep"/>
        <w:keepNext w:val="0"/>
        <w:ind w:left="1440" w:hanging="720"/>
        <w:rPr>
          <w:rFonts w:ascii="Times New Roman" w:hAnsi="Times New Roman"/>
          <w:sz w:val="24"/>
          <w:szCs w:val="24"/>
        </w:rPr>
      </w:pPr>
      <w:r w:rsidRPr="006F693A">
        <w:rPr>
          <w:rFonts w:ascii="Times New Roman" w:hAnsi="Times New Roman"/>
          <w:sz w:val="24"/>
          <w:szCs w:val="24"/>
        </w:rPr>
        <w:t>5.1.2</w:t>
      </w:r>
      <w:del w:id="12" w:author="Robert Marshburn" w:date="2018-02-07T14:56:00Z">
        <w:r w:rsidRPr="006F693A" w:rsidDel="003C4601">
          <w:rPr>
            <w:rFonts w:ascii="Times New Roman" w:hAnsi="Times New Roman"/>
            <w:sz w:val="24"/>
            <w:szCs w:val="24"/>
          </w:rPr>
          <w:tab/>
        </w:r>
        <w:r w:rsidR="00D86B1A" w:rsidRPr="006F693A" w:rsidDel="003C4601">
          <w:rPr>
            <w:rFonts w:ascii="Times New Roman" w:hAnsi="Times New Roman"/>
            <w:sz w:val="24"/>
            <w:szCs w:val="24"/>
          </w:rPr>
          <w:delText>Future of ADatP-3. Members were asked for ideas and new requirements for inclusion into the next version.  The nations are still reviewing the “wish list” and are to provide com</w:delText>
        </w:r>
        <w:r w:rsidR="00A92004" w:rsidRPr="006F693A" w:rsidDel="003C4601">
          <w:rPr>
            <w:rFonts w:ascii="Times New Roman" w:hAnsi="Times New Roman"/>
            <w:sz w:val="24"/>
            <w:szCs w:val="24"/>
          </w:rPr>
          <w:delText xml:space="preserve">ments at the next CaT </w:delText>
        </w:r>
        <w:commentRangeStart w:id="13"/>
        <w:r w:rsidR="00A92004" w:rsidRPr="006F693A" w:rsidDel="003C4601">
          <w:rPr>
            <w:rFonts w:ascii="Times New Roman" w:hAnsi="Times New Roman"/>
            <w:sz w:val="24"/>
            <w:szCs w:val="24"/>
          </w:rPr>
          <w:delText>meeting</w:delText>
        </w:r>
      </w:del>
      <w:commentRangeEnd w:id="13"/>
      <w:r w:rsidR="003C4601">
        <w:rPr>
          <w:rStyle w:val="CommentReference"/>
          <w:rFonts w:ascii="Times New Roman" w:hAnsi="Times New Roman"/>
        </w:rPr>
        <w:commentReference w:id="13"/>
      </w:r>
      <w:del w:id="14" w:author="Robert Marshburn" w:date="2018-02-07T14:56:00Z">
        <w:r w:rsidR="00A92004" w:rsidRPr="006F693A" w:rsidDel="003C4601">
          <w:rPr>
            <w:rFonts w:ascii="Times New Roman" w:hAnsi="Times New Roman"/>
            <w:sz w:val="24"/>
            <w:szCs w:val="24"/>
          </w:rPr>
          <w:delText>.</w:delText>
        </w:r>
      </w:del>
    </w:p>
    <w:p w14:paraId="30145535" w14:textId="059FBE59" w:rsidR="00A92004" w:rsidRPr="006F693A" w:rsidRDefault="00A92004" w:rsidP="007F29ED">
      <w:pPr>
        <w:pStyle w:val="BodyTextKeep"/>
        <w:keepNext w:val="0"/>
        <w:ind w:left="1440" w:hanging="720"/>
        <w:rPr>
          <w:rFonts w:ascii="Times New Roman" w:hAnsi="Times New Roman"/>
          <w:sz w:val="24"/>
          <w:szCs w:val="24"/>
        </w:rPr>
      </w:pPr>
      <w:r w:rsidRPr="006F693A">
        <w:rPr>
          <w:rFonts w:ascii="Times New Roman" w:hAnsi="Times New Roman"/>
          <w:sz w:val="24"/>
          <w:szCs w:val="24"/>
        </w:rPr>
        <w:t>5.1.3</w:t>
      </w:r>
      <w:r w:rsidR="007F29ED" w:rsidRPr="006F693A">
        <w:rPr>
          <w:rFonts w:ascii="Times New Roman" w:hAnsi="Times New Roman"/>
          <w:sz w:val="24"/>
          <w:szCs w:val="24"/>
        </w:rPr>
        <w:tab/>
      </w:r>
      <w:r w:rsidRPr="006F693A">
        <w:rPr>
          <w:rFonts w:ascii="Times New Roman" w:hAnsi="Times New Roman"/>
          <w:sz w:val="24"/>
          <w:szCs w:val="24"/>
        </w:rPr>
        <w:t xml:space="preserve">Because of the success of the MTF CaT to break the impasse with Greece and Turkey in regards to the geographical entities (a.k.a. country code), the MC JSB IERHWG was asked by NC3B to create a STANAG for Reporting Geographical Entity. The Joint Staff/J6 (USA representative to the IERHWG) has taken the task to create the STANAG using the list in APP-11.  </w:t>
      </w:r>
      <w:del w:id="15" w:author="Robert Marshburn" w:date="2018-02-07T13:22:00Z">
        <w:r w:rsidRPr="006F693A" w:rsidDel="00404559">
          <w:rPr>
            <w:rFonts w:ascii="Times New Roman" w:hAnsi="Times New Roman"/>
            <w:sz w:val="24"/>
            <w:szCs w:val="24"/>
          </w:rPr>
          <w:delText xml:space="preserve">The hope is the new STANAG 6520 will break the jam in the other </w:delText>
        </w:r>
        <w:commentRangeStart w:id="16"/>
        <w:r w:rsidRPr="006F693A" w:rsidDel="00404559">
          <w:rPr>
            <w:rFonts w:ascii="Times New Roman" w:hAnsi="Times New Roman"/>
            <w:sz w:val="24"/>
            <w:szCs w:val="24"/>
          </w:rPr>
          <w:delText>CaTs</w:delText>
        </w:r>
      </w:del>
      <w:commentRangeEnd w:id="16"/>
      <w:r w:rsidR="00404559">
        <w:rPr>
          <w:rStyle w:val="CommentReference"/>
          <w:rFonts w:ascii="Times New Roman" w:hAnsi="Times New Roman"/>
        </w:rPr>
        <w:commentReference w:id="16"/>
      </w:r>
      <w:del w:id="17" w:author="Robert Marshburn" w:date="2018-02-07T13:22:00Z">
        <w:r w:rsidRPr="006F693A" w:rsidDel="00404559">
          <w:rPr>
            <w:rFonts w:ascii="Times New Roman" w:hAnsi="Times New Roman"/>
            <w:sz w:val="24"/>
            <w:szCs w:val="24"/>
          </w:rPr>
          <w:delText xml:space="preserve"> that use STANAG 1059 for countries.  The second Study Draft (SD) of STANAG 6520 has been produced and is in staffing for comments.  Turkey has broken silence during the ratification process for STANAG 6520.  GBR has proposed a solution for a way ahead.  STANAG 6520 has been returned to IERHWG.</w:delText>
        </w:r>
      </w:del>
    </w:p>
    <w:p w14:paraId="2D1AFFBF" w14:textId="4C0965E0" w:rsidR="00A92004" w:rsidRPr="006F693A" w:rsidRDefault="00A92004" w:rsidP="007F29ED">
      <w:pPr>
        <w:pStyle w:val="Default"/>
        <w:ind w:left="1440" w:hanging="720"/>
        <w:rPr>
          <w:rFonts w:ascii="Times New Roman" w:hAnsi="Times New Roman" w:cs="Times New Roman"/>
          <w:color w:val="000000" w:themeColor="text1"/>
        </w:rPr>
      </w:pPr>
      <w:r w:rsidRPr="006F693A">
        <w:rPr>
          <w:rFonts w:ascii="Times New Roman" w:hAnsi="Times New Roman" w:cs="Times New Roman"/>
          <w:color w:val="000000" w:themeColor="text1"/>
        </w:rPr>
        <w:t>5.1.4</w:t>
      </w:r>
      <w:r w:rsidR="007F29ED" w:rsidRPr="006F693A">
        <w:rPr>
          <w:rFonts w:ascii="Times New Roman" w:hAnsi="Times New Roman" w:cs="Times New Roman"/>
          <w:color w:val="000000" w:themeColor="text1"/>
        </w:rPr>
        <w:tab/>
      </w:r>
      <w:r w:rsidRPr="006F693A">
        <w:rPr>
          <w:rFonts w:ascii="Times New Roman" w:hAnsi="Times New Roman" w:cs="Times New Roman"/>
          <w:color w:val="000000" w:themeColor="text1"/>
        </w:rPr>
        <w:t>The USA provided an overview and demonstration of the Garden of Eden (GoE) schema design during the plenary session.  A more detailed discussion took place in the RPS.</w:t>
      </w:r>
    </w:p>
    <w:p w14:paraId="44FB1350" w14:textId="6A05C4A3" w:rsidR="009B2BB4" w:rsidRPr="006F693A" w:rsidRDefault="00A92004" w:rsidP="007F29ED">
      <w:pPr>
        <w:tabs>
          <w:tab w:val="left" w:pos="900"/>
        </w:tabs>
        <w:spacing w:before="120" w:after="120"/>
        <w:ind w:left="1440" w:hanging="720"/>
        <w:contextualSpacing/>
      </w:pPr>
      <w:r w:rsidRPr="006F693A">
        <w:t>5</w:t>
      </w:r>
      <w:r w:rsidR="004026B1" w:rsidRPr="006F693A">
        <w:t>.1.</w:t>
      </w:r>
      <w:r w:rsidRPr="006F693A">
        <w:t>5</w:t>
      </w:r>
      <w:r w:rsidR="007F29ED" w:rsidRPr="006F693A">
        <w:tab/>
      </w:r>
      <w:r w:rsidR="009B2BB4" w:rsidRPr="006F693A">
        <w:t>Formal Review Syndicate (FRS):  The FRS was chaired by Mr. David Francis, USMC/MCTSSA.</w:t>
      </w:r>
    </w:p>
    <w:p w14:paraId="5E88B38D" w14:textId="6E85E3A9" w:rsidR="009B2BB4" w:rsidRPr="006F693A" w:rsidDel="007D3701" w:rsidRDefault="009B2BB4" w:rsidP="005E2ECC">
      <w:pPr>
        <w:pStyle w:val="ListParagraph"/>
        <w:numPr>
          <w:ilvl w:val="3"/>
          <w:numId w:val="13"/>
        </w:numPr>
        <w:suppressAutoHyphens/>
        <w:spacing w:after="120"/>
        <w:ind w:left="2340" w:hanging="900"/>
        <w:rPr>
          <w:del w:id="18" w:author="Robert Marshburn" w:date="2018-02-07T15:22:00Z"/>
        </w:rPr>
      </w:pPr>
      <w:commentRangeStart w:id="19"/>
      <w:del w:id="20" w:author="Robert Marshburn" w:date="2018-02-07T15:22:00Z">
        <w:r w:rsidRPr="006F693A" w:rsidDel="007D3701">
          <w:lastRenderedPageBreak/>
          <w:delText xml:space="preserve">CP582 (HUMINTREP).  </w:delText>
        </w:r>
        <w:r w:rsidR="00A92004" w:rsidRPr="006F693A" w:rsidDel="007D3701">
          <w:delText>CP 582, R1 is a new MTF sponsored by the Joint Intelligence Working Group (JINTWG) to standardize the reporting of data and information collected from human sources by Human Intelligence (HUMINT) operators.  The FRS reviewed the Break of Silence comments made during Multinational Group (MG) staffing.  The MTFSS will incorporate the agreed comments and reissue as R2 for MG staffing.</w:delText>
        </w:r>
        <w:commentRangeEnd w:id="19"/>
        <w:r w:rsidR="007D3701" w:rsidDel="007D3701">
          <w:rPr>
            <w:rStyle w:val="CommentReference"/>
          </w:rPr>
          <w:commentReference w:id="19"/>
        </w:r>
      </w:del>
    </w:p>
    <w:p w14:paraId="37132FBB" w14:textId="00BFF698" w:rsidR="009B2BB4" w:rsidRPr="006F693A" w:rsidRDefault="00A92004" w:rsidP="00C2249B">
      <w:pPr>
        <w:pStyle w:val="ListParagraph"/>
        <w:numPr>
          <w:ilvl w:val="3"/>
          <w:numId w:val="13"/>
        </w:numPr>
        <w:suppressAutoHyphens/>
        <w:spacing w:before="240" w:after="120"/>
        <w:ind w:left="2340" w:hanging="900"/>
        <w:contextualSpacing w:val="0"/>
      </w:pPr>
      <w:r w:rsidRPr="006F693A">
        <w:t>CP584 (CBRN Missile Warning Report and CBRN Summary).  CP584 contains two new MTFs to support Chemical, Biological, Radiological, Nuclear (CBRN) reporting.  The FRS reviewed the initial review comments and provided conditional General Expert (GEX) Agreement.  The MTFSS will produce Revision 1 for MG Staffing.</w:t>
      </w:r>
    </w:p>
    <w:p w14:paraId="02988AD7" w14:textId="0E96D01A" w:rsidR="009B2BB4" w:rsidRPr="006F693A" w:rsidRDefault="00A92004" w:rsidP="00C2249B">
      <w:pPr>
        <w:pStyle w:val="ListParagraph"/>
        <w:numPr>
          <w:ilvl w:val="3"/>
          <w:numId w:val="13"/>
        </w:numPr>
        <w:suppressAutoHyphens/>
        <w:spacing w:after="120"/>
        <w:ind w:left="2340" w:hanging="900"/>
      </w:pPr>
      <w:r w:rsidRPr="006F693A">
        <w:t>CP586 (Air Space Control).  CP 586, R0 updates the ACMREQ and ACO messages to correct deficiencies to the APERIOD set, adding the GRIDAREA set, and correcting the documentation.  The FRS reviewed the MG editorial comments and provided conditional General Expert (GEX) Agreement.  The MTFSS will incorporate the agreed comments into the MG Agreed final version.</w:t>
      </w:r>
    </w:p>
    <w:p w14:paraId="29EDBBD0" w14:textId="25487DB7" w:rsidR="00A92004" w:rsidRPr="006F693A" w:rsidRDefault="00A92004" w:rsidP="00C2249B">
      <w:pPr>
        <w:pStyle w:val="ListParagraph"/>
        <w:numPr>
          <w:ilvl w:val="3"/>
          <w:numId w:val="13"/>
        </w:numPr>
        <w:suppressAutoHyphens/>
        <w:spacing w:before="240" w:after="120"/>
        <w:ind w:left="2347" w:hanging="907"/>
        <w:contextualSpacing w:val="0"/>
      </w:pPr>
      <w:del w:id="21" w:author="Robert Marshburn" w:date="2018-02-07T15:20:00Z">
        <w:r w:rsidRPr="006F693A" w:rsidDel="007D3701">
          <w:delText xml:space="preserve">CP587 (IPIR SUPIR).  CP 587, R0 contains a new MTF to standardize imagery interpretation reports.  The FRS reviewed the initial review comments and provided conditional GEX agreement.  The MTFSS will produce Revision 1 for MG Staffing.  </w:delText>
        </w:r>
      </w:del>
      <w:commentRangeStart w:id="22"/>
      <w:del w:id="23" w:author="Robert Marshburn" w:date="2018-02-07T13:24:00Z">
        <w:r w:rsidRPr="006F693A" w:rsidDel="00404559">
          <w:delText>NOTE</w:delText>
        </w:r>
      </w:del>
      <w:commentRangeEnd w:id="22"/>
      <w:r w:rsidR="00404559">
        <w:rPr>
          <w:rStyle w:val="CommentReference"/>
        </w:rPr>
        <w:commentReference w:id="22"/>
      </w:r>
      <w:del w:id="24" w:author="Robert Marshburn" w:date="2018-02-07T13:24:00Z">
        <w:r w:rsidRPr="006F693A" w:rsidDel="00404559">
          <w:delText>: This message doesn’t track with the USMTF Imagery Interpretation Report (IIR) message in MIL-STD-6040 which is based on the NGA Directive 2-1, Exploitation and Reporting Structure (EARS-2) Electronic Reporting.  Because the message identifiers are different there is no conflict.</w:delText>
        </w:r>
      </w:del>
    </w:p>
    <w:p w14:paraId="31130125" w14:textId="0A0B4190" w:rsidR="009B2BB4" w:rsidRPr="006F693A" w:rsidRDefault="009B2BB4" w:rsidP="00C2249B">
      <w:pPr>
        <w:pStyle w:val="ListParagraph"/>
        <w:numPr>
          <w:ilvl w:val="3"/>
          <w:numId w:val="13"/>
        </w:numPr>
        <w:suppressAutoHyphens/>
        <w:spacing w:after="120"/>
        <w:ind w:left="2340" w:hanging="900"/>
        <w:contextualSpacing w:val="0"/>
      </w:pPr>
      <w:r w:rsidRPr="006F693A">
        <w:t>CP588 (OPTASK NCAGS).  CP588, R</w:t>
      </w:r>
      <w:r w:rsidR="00FB66D1" w:rsidRPr="006F693A">
        <w:t xml:space="preserve">ev </w:t>
      </w:r>
      <w:r w:rsidRPr="006F693A">
        <w:t xml:space="preserve">0 updates the agreed OPTASK NCAGS.  The FRS reviewed </w:t>
      </w:r>
      <w:del w:id="25" w:author="Robert Marshburn" w:date="2018-02-07T14:54:00Z">
        <w:r w:rsidRPr="006F693A" w:rsidDel="003C4601">
          <w:delText>CP588, R</w:delText>
        </w:r>
        <w:r w:rsidR="00FB66D1" w:rsidRPr="006F693A" w:rsidDel="003C4601">
          <w:delText xml:space="preserve">ev </w:delText>
        </w:r>
      </w:del>
      <w:del w:id="26" w:author="Robert Marshburn" w:date="2018-02-07T14:55:00Z">
        <w:r w:rsidRPr="006F693A" w:rsidDel="003C4601">
          <w:delText>0</w:delText>
        </w:r>
      </w:del>
      <w:r w:rsidRPr="006F693A">
        <w:t xml:space="preserve"> initial review comments and agreed GEX.  The MTFSS will produce Rev 1 for MG Staffing.</w:t>
      </w:r>
    </w:p>
    <w:p w14:paraId="16D0D710" w14:textId="5D6F0E4F" w:rsidR="00593157" w:rsidRPr="006F693A" w:rsidRDefault="00593157" w:rsidP="00C2249B">
      <w:pPr>
        <w:pStyle w:val="ListParagraph"/>
        <w:numPr>
          <w:ilvl w:val="3"/>
          <w:numId w:val="13"/>
        </w:numPr>
        <w:suppressAutoHyphens/>
        <w:spacing w:after="120"/>
        <w:ind w:left="2340" w:hanging="900"/>
        <w:contextualSpacing w:val="0"/>
      </w:pPr>
      <w:r w:rsidRPr="006F693A">
        <w:t>CP58</w:t>
      </w:r>
      <w:del w:id="27" w:author="Robert Marshburn" w:date="2018-02-07T13:28:00Z">
        <w:r w:rsidRPr="006F693A" w:rsidDel="00193764">
          <w:delText>8</w:delText>
        </w:r>
      </w:del>
      <w:ins w:id="28" w:author="Robert Marshburn" w:date="2018-02-07T13:28:00Z">
        <w:r w:rsidR="00193764">
          <w:t>9</w:t>
        </w:r>
      </w:ins>
      <w:r w:rsidRPr="006F693A">
        <w:t xml:space="preserve"> (Table 1166 Update).  CP 58</w:t>
      </w:r>
      <w:del w:id="29" w:author="Robert Marshburn" w:date="2018-02-07T13:28:00Z">
        <w:r w:rsidRPr="006F693A" w:rsidDel="00193764">
          <w:delText>8</w:delText>
        </w:r>
      </w:del>
      <w:ins w:id="30" w:author="Robert Marshburn" w:date="2018-02-07T13:28:00Z">
        <w:r w:rsidR="00193764">
          <w:t>9</w:t>
        </w:r>
      </w:ins>
      <w:r w:rsidRPr="006F693A">
        <w:t xml:space="preserve">, </w:t>
      </w:r>
      <w:commentRangeStart w:id="31"/>
      <w:r w:rsidRPr="006F693A">
        <w:t>R</w:t>
      </w:r>
      <w:ins w:id="32" w:author="Robert Marshburn" w:date="2018-02-07T13:29:00Z">
        <w:r w:rsidR="00193764">
          <w:t>1</w:t>
        </w:r>
      </w:ins>
      <w:del w:id="33" w:author="Robert Marshburn" w:date="2018-02-07T13:29:00Z">
        <w:r w:rsidRPr="006F693A" w:rsidDel="00193764">
          <w:delText>0</w:delText>
        </w:r>
      </w:del>
      <w:commentRangeEnd w:id="31"/>
      <w:r w:rsidR="00193764">
        <w:rPr>
          <w:rStyle w:val="CommentReference"/>
        </w:rPr>
        <w:commentReference w:id="31"/>
      </w:r>
      <w:r w:rsidRPr="006F693A">
        <w:t xml:space="preserve"> changes the explanation for the Data Item BARGE, GARBAGE with respect to the last version of the APP-20.  The FRS reviewed the initial review comments and provided conditional GEX agreement.  The MTFSS will produce Revision 1 for MG Staffing.</w:t>
      </w:r>
    </w:p>
    <w:p w14:paraId="51413DA3" w14:textId="7BB8E602" w:rsidR="00593157" w:rsidRPr="006F693A" w:rsidRDefault="00593157" w:rsidP="00C2249B">
      <w:pPr>
        <w:pStyle w:val="ListParagraph"/>
        <w:numPr>
          <w:ilvl w:val="3"/>
          <w:numId w:val="13"/>
        </w:numPr>
        <w:suppressAutoHyphens/>
        <w:spacing w:after="120"/>
        <w:ind w:left="2340" w:hanging="900"/>
        <w:contextualSpacing w:val="0"/>
      </w:pPr>
      <w:r w:rsidRPr="006F693A">
        <w:t>CP590 (ASW Terminology Update).  CP 590, R0 changes the data item Integrated Support to Integrated Operations.  The FRS reviewed the initial review comments and provided conditional GEX agreement.  The MTFSS will produce Revision 1 for MG Staffing.</w:t>
      </w:r>
    </w:p>
    <w:p w14:paraId="5F5C8BC8" w14:textId="2AB7C1E1" w:rsidR="00593157" w:rsidRPr="006F693A" w:rsidRDefault="00593157" w:rsidP="00C2249B">
      <w:pPr>
        <w:pStyle w:val="ListParagraph"/>
        <w:numPr>
          <w:ilvl w:val="3"/>
          <w:numId w:val="13"/>
        </w:numPr>
        <w:suppressAutoHyphens/>
        <w:spacing w:after="120"/>
        <w:ind w:left="2340" w:hanging="900"/>
        <w:contextualSpacing w:val="0"/>
      </w:pPr>
      <w:r w:rsidRPr="006F693A">
        <w:t>CP591 (OPSTAT UNIT Update).  CP 591, R0 updated the VESSEL set to add a new field.  The FRS reviewed the initial review comments and provided conditional GEX agreement.  The MTFSS will produce Revision 1 for MG Staffing.</w:t>
      </w:r>
    </w:p>
    <w:p w14:paraId="4C752AA3" w14:textId="0801FC9F" w:rsidR="00404559" w:rsidRPr="00C87C65" w:rsidRDefault="007A7965">
      <w:pPr>
        <w:pStyle w:val="BodyTextKeep"/>
        <w:rPr>
          <w:ins w:id="34" w:author="Robert Marshburn" w:date="2018-02-07T13:25:00Z"/>
          <w:rFonts w:cs="Arial"/>
          <w:sz w:val="24"/>
          <w:szCs w:val="24"/>
        </w:rPr>
        <w:pPrChange w:id="35" w:author="Robert Marshburn" w:date="2018-02-07T13:26:00Z">
          <w:pPr>
            <w:pStyle w:val="BodyTextKeep"/>
            <w:numPr>
              <w:ilvl w:val="2"/>
              <w:numId w:val="18"/>
            </w:numPr>
            <w:ind w:left="2250" w:hanging="180"/>
          </w:pPr>
        </w:pPrChange>
      </w:pPr>
      <w:ins w:id="36" w:author="Robert Marshburn" w:date="2018-02-07T13:26:00Z">
        <w:r>
          <w:t>5.1.5.9</w:t>
        </w:r>
        <w:r>
          <w:tab/>
        </w:r>
      </w:ins>
      <w:commentRangeStart w:id="37"/>
      <w:del w:id="38" w:author="Robert Marshburn" w:date="2018-02-07T13:25:00Z">
        <w:r w:rsidR="009B2BB4" w:rsidRPr="006F693A" w:rsidDel="00404559">
          <w:delText>The Guidance Manual for Message Text Format Design and Review comments were reviewed and agreed GEX by the FRS.  Version 1.12 will be published on the MTF CaT website with Version 1.13 (Draft) available for subsequent comments</w:delText>
        </w:r>
      </w:del>
      <w:r w:rsidR="009B2BB4" w:rsidRPr="006F693A">
        <w:t>.</w:t>
      </w:r>
      <w:commentRangeEnd w:id="37"/>
      <w:r w:rsidR="00F66BE5">
        <w:rPr>
          <w:rStyle w:val="CommentReference"/>
        </w:rPr>
        <w:commentReference w:id="37"/>
      </w:r>
      <w:ins w:id="39" w:author="Robert Marshburn" w:date="2018-02-07T13:25:00Z">
        <w:r w:rsidR="00404559">
          <w:t xml:space="preserve">  </w:t>
        </w:r>
        <w:r w:rsidR="00404559" w:rsidRPr="00404559">
          <w:rPr>
            <w:rFonts w:ascii="Times New Roman" w:hAnsi="Times New Roman"/>
            <w:sz w:val="24"/>
            <w:szCs w:val="24"/>
            <w:rPrChange w:id="40" w:author="Robert Marshburn" w:date="2018-02-07T13:25:00Z">
              <w:rPr>
                <w:rFonts w:cs="Arial"/>
                <w:sz w:val="24"/>
                <w:szCs w:val="24"/>
              </w:rPr>
            </w:rPrChange>
          </w:rPr>
          <w:t>The Guidance Manual for Message Text Format Design and Review Version 1.13 will be published on the MTF CaT web site.</w:t>
        </w:r>
        <w:r w:rsidR="00404559">
          <w:rPr>
            <w:rFonts w:ascii="Times New Roman" w:hAnsi="Times New Roman"/>
            <w:sz w:val="24"/>
            <w:szCs w:val="24"/>
          </w:rPr>
          <w:t xml:space="preserve"> Version 1.14 (Draft) available for subsequent comments.</w:t>
        </w:r>
      </w:ins>
    </w:p>
    <w:p w14:paraId="36ADF2BE" w14:textId="2D55B7B3" w:rsidR="003B4936" w:rsidRPr="006F693A" w:rsidRDefault="003B4936">
      <w:pPr>
        <w:pStyle w:val="ListParagraph"/>
        <w:tabs>
          <w:tab w:val="left" w:pos="1170"/>
        </w:tabs>
        <w:suppressAutoHyphens/>
        <w:spacing w:after="120"/>
        <w:ind w:left="2340"/>
        <w:contextualSpacing w:val="0"/>
        <w:pPrChange w:id="41" w:author="Robert Marshburn" w:date="2018-02-07T13:26:00Z">
          <w:pPr>
            <w:pStyle w:val="ListParagraph"/>
            <w:numPr>
              <w:ilvl w:val="3"/>
              <w:numId w:val="13"/>
            </w:numPr>
            <w:tabs>
              <w:tab w:val="left" w:pos="1170"/>
            </w:tabs>
            <w:suppressAutoHyphens/>
            <w:spacing w:after="120"/>
            <w:ind w:left="2340" w:hanging="900"/>
            <w:contextualSpacing w:val="0"/>
          </w:pPr>
        </w:pPrChange>
      </w:pPr>
    </w:p>
    <w:p w14:paraId="3C944DFB" w14:textId="62DBD54F" w:rsidR="009B6849" w:rsidRPr="006F693A" w:rsidRDefault="00720AF6" w:rsidP="005E2ECC">
      <w:pPr>
        <w:tabs>
          <w:tab w:val="left" w:pos="720"/>
        </w:tabs>
        <w:spacing w:before="120" w:after="120"/>
        <w:ind w:left="1440" w:hanging="720"/>
      </w:pPr>
      <w:r w:rsidRPr="006F693A">
        <w:lastRenderedPageBreak/>
        <w:t>5</w:t>
      </w:r>
      <w:r w:rsidR="004026B1" w:rsidRPr="006F693A">
        <w:t>.1.</w:t>
      </w:r>
      <w:r w:rsidRPr="006F693A">
        <w:t>6</w:t>
      </w:r>
      <w:r w:rsidR="00EE6349" w:rsidRPr="006F693A">
        <w:tab/>
      </w:r>
      <w:del w:id="42" w:author="Robert Marshburn" w:date="2018-02-07T13:30:00Z">
        <w:r w:rsidR="009B6849" w:rsidRPr="006F693A" w:rsidDel="00193764">
          <w:delText xml:space="preserve">Rules and Procedures Syndicate (RPS): The RPS was chaired by </w:delText>
        </w:r>
        <w:r w:rsidR="00EE6349" w:rsidRPr="006F693A" w:rsidDel="00193764">
          <w:delText xml:space="preserve">LTC.  </w:delText>
        </w:r>
        <w:r w:rsidR="009B6849" w:rsidRPr="006F693A" w:rsidDel="00193764">
          <w:delText>Roland Hamann, DEU Army.</w:delText>
        </w:r>
      </w:del>
      <w:ins w:id="43" w:author="Robert Marshburn" w:date="2018-02-07T13:31:00Z">
        <w:r w:rsidR="00193764">
          <w:t xml:space="preserve"> </w:t>
        </w:r>
        <w:r w:rsidR="00193764" w:rsidRPr="00193764">
          <w:t>Rules and Procedures Syndicate (RPS): The RPS was chaired by Mr. Michael Andrews, GBR.</w:t>
        </w:r>
      </w:ins>
    </w:p>
    <w:p w14:paraId="20806250" w14:textId="395CB0F9" w:rsidR="009B6849" w:rsidRPr="006F693A" w:rsidRDefault="009B6849" w:rsidP="00C2249B">
      <w:pPr>
        <w:pStyle w:val="ListParagraph"/>
        <w:numPr>
          <w:ilvl w:val="3"/>
          <w:numId w:val="14"/>
        </w:numPr>
        <w:tabs>
          <w:tab w:val="left" w:pos="2340"/>
        </w:tabs>
        <w:spacing w:after="120"/>
        <w:ind w:left="2340" w:hanging="900"/>
      </w:pPr>
      <w:commentRangeStart w:id="44"/>
      <w:r w:rsidRPr="006F693A">
        <w:t>Future of ADatP-3 (Joint Session FRS and RPS).</w:t>
      </w:r>
    </w:p>
    <w:p w14:paraId="39441CF9" w14:textId="112DAA02" w:rsidR="009B6849" w:rsidRDefault="00C2249B" w:rsidP="00C2249B">
      <w:pPr>
        <w:pStyle w:val="ListParagraph"/>
        <w:tabs>
          <w:tab w:val="left" w:pos="2340"/>
        </w:tabs>
        <w:spacing w:after="120"/>
        <w:ind w:left="2340" w:hanging="900"/>
        <w:contextualSpacing w:val="0"/>
        <w:rPr>
          <w:ins w:id="45" w:author="Robert Marshburn" w:date="2018-02-07T13:31:00Z"/>
        </w:rPr>
      </w:pPr>
      <w:r w:rsidRPr="006F693A">
        <w:tab/>
      </w:r>
      <w:del w:id="46" w:author="Robert Marshburn" w:date="2018-02-07T13:31:00Z">
        <w:r w:rsidR="009B6849" w:rsidRPr="006F693A" w:rsidDel="00193764">
          <w:delText>At the 14</w:delText>
        </w:r>
        <w:r w:rsidR="009B6849" w:rsidRPr="006F693A" w:rsidDel="00193764">
          <w:rPr>
            <w:vertAlign w:val="superscript"/>
          </w:rPr>
          <w:delText>th</w:delText>
        </w:r>
        <w:r w:rsidR="009B6849" w:rsidRPr="006F693A" w:rsidDel="00193764">
          <w:delText xml:space="preserve"> meeting, a wish list was started for the next version of ADatP-3.  Members were asked for ideas and new requirements for in</w:delText>
        </w:r>
        <w:r w:rsidR="007C21A0" w:rsidRPr="006F693A" w:rsidDel="00193764">
          <w:delText>clusion into the next version.</w:delText>
        </w:r>
        <w:r w:rsidR="003A5A96" w:rsidRPr="006F693A" w:rsidDel="00193764">
          <w:delText xml:space="preserve">  </w:delText>
        </w:r>
        <w:r w:rsidR="009B6849" w:rsidRPr="006F693A" w:rsidDel="00193764">
          <w:delText>The USA and GBR provided comments and additions.  The latest working copy of the spreadsheet is included</w:delText>
        </w:r>
        <w:r w:rsidR="00D96DDD" w:rsidRPr="006F693A" w:rsidDel="00193764">
          <w:delText xml:space="preserve"> in the full trip report</w:delText>
        </w:r>
        <w:r w:rsidR="009B6849" w:rsidRPr="006F693A" w:rsidDel="00193764">
          <w:delText>.</w:delText>
        </w:r>
        <w:commentRangeEnd w:id="44"/>
        <w:r w:rsidR="006D23D7" w:rsidDel="00193764">
          <w:rPr>
            <w:rStyle w:val="CommentReference"/>
          </w:rPr>
          <w:commentReference w:id="44"/>
        </w:r>
      </w:del>
    </w:p>
    <w:p w14:paraId="1FDFC7D3" w14:textId="1B6E8922" w:rsidR="00193764" w:rsidRDefault="00193764" w:rsidP="00C2249B">
      <w:pPr>
        <w:pStyle w:val="ListParagraph"/>
        <w:tabs>
          <w:tab w:val="left" w:pos="2340"/>
        </w:tabs>
        <w:spacing w:after="120"/>
        <w:ind w:left="2340" w:hanging="900"/>
        <w:contextualSpacing w:val="0"/>
        <w:rPr>
          <w:ins w:id="47" w:author="Robert Marshburn" w:date="2018-02-07T13:32:00Z"/>
        </w:rPr>
      </w:pPr>
      <w:ins w:id="48" w:author="Robert Marshburn" w:date="2018-02-07T13:31:00Z">
        <w:r>
          <w:tab/>
        </w:r>
        <w:r w:rsidRPr="00193764">
          <w:t>At the 14th meeting, a wish list was started for the next version of ADatP-3.  Members were asked for ideas and new requirements for inclusion into the next version.  The nations are still reviewing and are to provide comments at the next CaT meeting.  The RPS chairman took the Word document and formatted it into a spreadsheet so that would be easier to update and track.</w:t>
        </w:r>
      </w:ins>
    </w:p>
    <w:p w14:paraId="062E4852" w14:textId="26D4386B" w:rsidR="00193764" w:rsidRPr="006F693A" w:rsidRDefault="00193764">
      <w:pPr>
        <w:tabs>
          <w:tab w:val="left" w:pos="2340"/>
        </w:tabs>
        <w:spacing w:after="120"/>
        <w:ind w:left="2340" w:hanging="180"/>
        <w:pPrChange w:id="49" w:author="Robert Marshburn" w:date="2018-02-07T13:32:00Z">
          <w:pPr>
            <w:pStyle w:val="ListParagraph"/>
            <w:tabs>
              <w:tab w:val="left" w:pos="2340"/>
            </w:tabs>
            <w:spacing w:after="120"/>
            <w:ind w:left="2340" w:hanging="900"/>
            <w:contextualSpacing w:val="0"/>
          </w:pPr>
        </w:pPrChange>
      </w:pPr>
      <w:del w:id="50" w:author="Robert Marshburn" w:date="2018-02-07T13:32:00Z">
        <w:r w:rsidDel="00193764">
          <w:tab/>
        </w:r>
      </w:del>
      <w:ins w:id="51" w:author="Robert Marshburn" w:date="2018-02-07T13:32:00Z">
        <w:r w:rsidRPr="00193764">
          <w:t>France, Germany, and Great Britain st</w:t>
        </w:r>
        <w:r>
          <w:t xml:space="preserve">ated while they embrace the new   </w:t>
        </w:r>
      </w:ins>
      <w:ins w:id="52" w:author="Robert Marshburn" w:date="2018-02-07T13:33:00Z">
        <w:r>
          <w:t xml:space="preserve"> </w:t>
        </w:r>
      </w:ins>
      <w:ins w:id="53" w:author="Robert Marshburn" w:date="2018-02-07T13:32:00Z">
        <w:r w:rsidRPr="00193764">
          <w:t>technologies for changes to ADatP-3(B), it must remain backward compatible for the slash delimited messages used by their legacy systems.</w:t>
        </w:r>
      </w:ins>
    </w:p>
    <w:p w14:paraId="605B6740" w14:textId="77777777" w:rsidR="003A5A96" w:rsidRPr="006F693A" w:rsidRDefault="009B6849" w:rsidP="00C2249B">
      <w:pPr>
        <w:pStyle w:val="Default"/>
        <w:numPr>
          <w:ilvl w:val="3"/>
          <w:numId w:val="14"/>
        </w:numPr>
        <w:tabs>
          <w:tab w:val="left" w:pos="2340"/>
        </w:tabs>
        <w:spacing w:after="120"/>
        <w:ind w:left="2340" w:hanging="900"/>
        <w:rPr>
          <w:rFonts w:ascii="Times New Roman" w:hAnsi="Times New Roman" w:cs="Times New Roman"/>
        </w:rPr>
      </w:pPr>
      <w:r w:rsidRPr="006F693A">
        <w:rPr>
          <w:rFonts w:ascii="Times New Roman" w:hAnsi="Times New Roman" w:cs="Times New Roman"/>
        </w:rPr>
        <w:t>Monitoring of standards related to ADatP-3 and related documentation</w:t>
      </w:r>
      <w:r w:rsidRPr="006F693A">
        <w:rPr>
          <w:rFonts w:ascii="Times New Roman" w:hAnsi="Times New Roman" w:cs="Times New Roman"/>
          <w:bCs/>
        </w:rPr>
        <w:t>.</w:t>
      </w:r>
    </w:p>
    <w:p w14:paraId="65EAAC63" w14:textId="0D409F7D" w:rsidR="009B6849" w:rsidRPr="006F693A" w:rsidRDefault="009B6849" w:rsidP="00C2249B">
      <w:pPr>
        <w:pStyle w:val="Default"/>
        <w:tabs>
          <w:tab w:val="left" w:pos="2340"/>
        </w:tabs>
        <w:spacing w:after="120"/>
        <w:ind w:left="3240" w:hanging="900"/>
        <w:rPr>
          <w:rFonts w:ascii="Times New Roman" w:hAnsi="Times New Roman" w:cs="Times New Roman"/>
        </w:rPr>
      </w:pPr>
      <w:r w:rsidRPr="006F693A">
        <w:rPr>
          <w:rFonts w:ascii="Times New Roman" w:hAnsi="Times New Roman" w:cs="Times New Roman"/>
        </w:rPr>
        <w:t>The RPS noted that the following documents are still “work</w:t>
      </w:r>
      <w:r w:rsidR="006A6283" w:rsidRPr="006F693A">
        <w:rPr>
          <w:rFonts w:ascii="Times New Roman" w:hAnsi="Times New Roman" w:cs="Times New Roman"/>
        </w:rPr>
        <w:t>s</w:t>
      </w:r>
      <w:r w:rsidRPr="006F693A">
        <w:rPr>
          <w:rFonts w:ascii="Times New Roman" w:hAnsi="Times New Roman" w:cs="Times New Roman"/>
        </w:rPr>
        <w:t xml:space="preserve"> in progress” in the Data Management</w:t>
      </w:r>
      <w:r w:rsidR="00FB66D1" w:rsidRPr="006F693A">
        <w:rPr>
          <w:rFonts w:ascii="Times New Roman" w:hAnsi="Times New Roman" w:cs="Times New Roman"/>
        </w:rPr>
        <w:t xml:space="preserve"> </w:t>
      </w:r>
      <w:r w:rsidR="00A4327D" w:rsidRPr="006F693A">
        <w:rPr>
          <w:rFonts w:ascii="Times New Roman" w:hAnsi="Times New Roman" w:cs="Times New Roman"/>
        </w:rPr>
        <w:t xml:space="preserve">(DM) </w:t>
      </w:r>
      <w:r w:rsidRPr="006F693A">
        <w:rPr>
          <w:rFonts w:ascii="Times New Roman" w:hAnsi="Times New Roman" w:cs="Times New Roman"/>
        </w:rPr>
        <w:t>CaT:</w:t>
      </w:r>
    </w:p>
    <w:p w14:paraId="2D5CADE2" w14:textId="77777777" w:rsidR="009B6849" w:rsidRPr="006F693A" w:rsidRDefault="009B6849" w:rsidP="00AF32FF">
      <w:pPr>
        <w:pStyle w:val="ListParagraph"/>
        <w:numPr>
          <w:ilvl w:val="0"/>
          <w:numId w:val="3"/>
        </w:numPr>
        <w:tabs>
          <w:tab w:val="left" w:pos="3060"/>
        </w:tabs>
        <w:autoSpaceDE w:val="0"/>
        <w:autoSpaceDN w:val="0"/>
        <w:adjustRightInd w:val="0"/>
        <w:spacing w:after="120"/>
        <w:ind w:left="3420" w:hanging="194"/>
        <w:contextualSpacing w:val="0"/>
      </w:pPr>
      <w:r w:rsidRPr="006F693A">
        <w:t>NCDF (NATO Core Data Framework)</w:t>
      </w:r>
    </w:p>
    <w:p w14:paraId="57879356" w14:textId="77777777" w:rsidR="009B6849" w:rsidRPr="006F693A" w:rsidRDefault="009B6849" w:rsidP="00AF32FF">
      <w:pPr>
        <w:pStyle w:val="ListParagraph"/>
        <w:numPr>
          <w:ilvl w:val="0"/>
          <w:numId w:val="3"/>
        </w:numPr>
        <w:tabs>
          <w:tab w:val="left" w:pos="3060"/>
        </w:tabs>
        <w:autoSpaceDE w:val="0"/>
        <w:autoSpaceDN w:val="0"/>
        <w:adjustRightInd w:val="0"/>
        <w:spacing w:after="120"/>
        <w:ind w:left="3420" w:hanging="194"/>
        <w:contextualSpacing w:val="0"/>
      </w:pPr>
      <w:r w:rsidRPr="006F693A">
        <w:t>NCMS (NATO Core Metadata Specification)</w:t>
      </w:r>
    </w:p>
    <w:p w14:paraId="072C3B17" w14:textId="77777777" w:rsidR="009B6849" w:rsidRPr="006F693A" w:rsidRDefault="009B6849" w:rsidP="00AF32FF">
      <w:pPr>
        <w:pStyle w:val="ListParagraph"/>
        <w:numPr>
          <w:ilvl w:val="0"/>
          <w:numId w:val="3"/>
        </w:numPr>
        <w:tabs>
          <w:tab w:val="left" w:pos="3060"/>
        </w:tabs>
        <w:autoSpaceDE w:val="0"/>
        <w:autoSpaceDN w:val="0"/>
        <w:adjustRightInd w:val="0"/>
        <w:spacing w:after="120"/>
        <w:ind w:left="3420" w:hanging="194"/>
        <w:contextualSpacing w:val="0"/>
      </w:pPr>
      <w:r w:rsidRPr="006F693A">
        <w:t>GXND (Guidance on XML Naming and Design Rules)</w:t>
      </w:r>
    </w:p>
    <w:p w14:paraId="213C5ECC" w14:textId="1F546C77" w:rsidR="009B6849" w:rsidRPr="006F693A" w:rsidRDefault="009B6849" w:rsidP="00C2249B">
      <w:pPr>
        <w:tabs>
          <w:tab w:val="left" w:pos="2340"/>
        </w:tabs>
        <w:autoSpaceDE w:val="0"/>
        <w:autoSpaceDN w:val="0"/>
        <w:adjustRightInd w:val="0"/>
        <w:spacing w:after="120"/>
        <w:ind w:left="2340"/>
      </w:pPr>
      <w:r w:rsidRPr="006F693A">
        <w:t>The RPS noted that the above mentioned documents and initiatives will impact</w:t>
      </w:r>
      <w:r w:rsidR="00C2249B" w:rsidRPr="006F693A">
        <w:t xml:space="preserve"> </w:t>
      </w:r>
      <w:r w:rsidRPr="006F693A">
        <w:t>the naming and design of XML-MTF beyond the URN/URL naming.</w:t>
      </w:r>
    </w:p>
    <w:p w14:paraId="35E47D20" w14:textId="6ED241B4" w:rsidR="009B6849" w:rsidDel="00B34338" w:rsidRDefault="009B6849" w:rsidP="00C2249B">
      <w:pPr>
        <w:tabs>
          <w:tab w:val="left" w:pos="2340"/>
        </w:tabs>
        <w:autoSpaceDE w:val="0"/>
        <w:autoSpaceDN w:val="0"/>
        <w:adjustRightInd w:val="0"/>
        <w:spacing w:after="120"/>
        <w:ind w:left="2340"/>
        <w:rPr>
          <w:del w:id="54" w:author="Robert Marshburn" w:date="2018-02-07T13:33:00Z"/>
        </w:rPr>
      </w:pPr>
      <w:commentRangeStart w:id="55"/>
      <w:del w:id="56" w:author="Robert Marshburn" w:date="2018-02-07T13:33:00Z">
        <w:r w:rsidRPr="006F693A" w:rsidDel="00B34338">
          <w:delText xml:space="preserve">The MTF CaT representative to the DM CaT reported GXND would be rewritten and renamed to the NATO XML Naming Design Rules (NDR) and would be based on the U.S. NIEM NDR.  The first draft will be in mid Nov 2016 (12th DM CaT meeting).  The U.S. representative was asked if there was anything on the difference comparisons already done on the GXND and NIEM NDR.  The comparison documents </w:delText>
        </w:r>
        <w:r w:rsidR="001133BE" w:rsidRPr="006F693A" w:rsidDel="00B34338">
          <w:delText xml:space="preserve">were </w:delText>
        </w:r>
        <w:r w:rsidRPr="006F693A" w:rsidDel="00B34338">
          <w:delText>uploaded to the forum.</w:delText>
        </w:r>
        <w:commentRangeEnd w:id="55"/>
        <w:r w:rsidR="008071EA" w:rsidDel="00B34338">
          <w:rPr>
            <w:rStyle w:val="CommentReference"/>
          </w:rPr>
          <w:commentReference w:id="55"/>
        </w:r>
      </w:del>
    </w:p>
    <w:p w14:paraId="05DB53AB" w14:textId="77777777" w:rsidR="00B34338" w:rsidRPr="00B34338" w:rsidRDefault="00B34338" w:rsidP="00B34338">
      <w:pPr>
        <w:tabs>
          <w:tab w:val="left" w:pos="2340"/>
        </w:tabs>
        <w:autoSpaceDE w:val="0"/>
        <w:autoSpaceDN w:val="0"/>
        <w:adjustRightInd w:val="0"/>
        <w:spacing w:after="120"/>
        <w:ind w:left="2340"/>
        <w:rPr>
          <w:ins w:id="57" w:author="Robert Marshburn" w:date="2018-02-07T13:34:00Z"/>
        </w:rPr>
      </w:pPr>
      <w:ins w:id="58" w:author="Robert Marshburn" w:date="2018-02-07T13:34:00Z">
        <w:r w:rsidRPr="00B34338">
          <w:t xml:space="preserve">The RPS noted that the above mentioned documents and initiatives will impact the naming and design of XML-MTF beyond the URN/URL naming. </w:t>
        </w:r>
      </w:ins>
    </w:p>
    <w:p w14:paraId="05DC27BD" w14:textId="4A25841D" w:rsidR="00B34338" w:rsidRPr="006F693A" w:rsidRDefault="00B34338" w:rsidP="00B34338">
      <w:pPr>
        <w:tabs>
          <w:tab w:val="left" w:pos="2340"/>
        </w:tabs>
        <w:autoSpaceDE w:val="0"/>
        <w:autoSpaceDN w:val="0"/>
        <w:adjustRightInd w:val="0"/>
        <w:spacing w:after="120"/>
        <w:ind w:left="2340"/>
        <w:rPr>
          <w:ins w:id="59" w:author="Robert Marshburn" w:date="2018-02-07T13:33:00Z"/>
        </w:rPr>
      </w:pPr>
      <w:ins w:id="60" w:author="Robert Marshburn" w:date="2018-02-07T13:34:00Z">
        <w:r w:rsidRPr="00B34338">
          <w:t>Therefore the RPS will continue to monitor the progress and especially final versions of these documents and initiatives.</w:t>
        </w:r>
      </w:ins>
    </w:p>
    <w:p w14:paraId="513F0DB7" w14:textId="0291A694" w:rsidR="009B6849" w:rsidRPr="006F693A" w:rsidRDefault="001133BE" w:rsidP="00C2249B">
      <w:pPr>
        <w:tabs>
          <w:tab w:val="left" w:pos="2340"/>
        </w:tabs>
        <w:spacing w:after="120"/>
        <w:ind w:left="2340"/>
      </w:pPr>
      <w:r w:rsidRPr="006F693A">
        <w:t>Th</w:t>
      </w:r>
      <w:r w:rsidR="009B6849" w:rsidRPr="006F693A">
        <w:t>e RPS will continue to monitor the progress and especially final versions of these documents and initiatives.</w:t>
      </w:r>
    </w:p>
    <w:p w14:paraId="7C31DF7B" w14:textId="17BC52C8" w:rsidR="009B6849" w:rsidRPr="006F693A" w:rsidRDefault="009B6849" w:rsidP="00C2249B">
      <w:pPr>
        <w:pStyle w:val="ListParagraph"/>
        <w:numPr>
          <w:ilvl w:val="3"/>
          <w:numId w:val="14"/>
        </w:numPr>
        <w:tabs>
          <w:tab w:val="left" w:pos="360"/>
          <w:tab w:val="left" w:pos="2340"/>
        </w:tabs>
        <w:autoSpaceDE w:val="0"/>
        <w:autoSpaceDN w:val="0"/>
        <w:adjustRightInd w:val="0"/>
        <w:spacing w:after="120"/>
        <w:ind w:left="2340" w:hanging="900"/>
      </w:pPr>
      <w:r w:rsidRPr="006F693A">
        <w:rPr>
          <w:bCs/>
          <w:lang w:val="en-GB"/>
        </w:rPr>
        <w:t>Clean Version of ADatP-3(A)(2)</w:t>
      </w:r>
    </w:p>
    <w:p w14:paraId="2057611B" w14:textId="172A2013" w:rsidR="009B6849" w:rsidRDefault="00E71B0D" w:rsidP="00C2249B">
      <w:pPr>
        <w:tabs>
          <w:tab w:val="left" w:pos="360"/>
          <w:tab w:val="left" w:pos="2340"/>
        </w:tabs>
        <w:autoSpaceDE w:val="0"/>
        <w:autoSpaceDN w:val="0"/>
        <w:adjustRightInd w:val="0"/>
        <w:spacing w:after="120"/>
        <w:ind w:left="2340" w:hanging="900"/>
        <w:rPr>
          <w:ins w:id="61" w:author="Robert Marshburn" w:date="2018-02-07T13:34:00Z"/>
        </w:rPr>
      </w:pPr>
      <w:commentRangeStart w:id="62"/>
      <w:r w:rsidRPr="006F693A">
        <w:tab/>
      </w:r>
      <w:del w:id="63" w:author="Robert Marshburn" w:date="2018-02-07T13:34:00Z">
        <w:r w:rsidR="009B6849" w:rsidRPr="006F693A" w:rsidDel="00B34338">
          <w:delText>Denmark volunteered at the 14</w:delText>
        </w:r>
        <w:r w:rsidR="009B6849" w:rsidRPr="006F693A" w:rsidDel="00B34338">
          <w:rPr>
            <w:vertAlign w:val="superscript"/>
          </w:rPr>
          <w:delText>th</w:delText>
        </w:r>
        <w:r w:rsidR="009B6849" w:rsidRPr="006F693A" w:rsidDel="00B34338">
          <w:delText xml:space="preserve"> MTF CaT to provide a clean copy version of ADatP-3(A)(2) including Case Laws A through M.  The new ADatP-3(A)(2) along with marked up copies of the Annexes has been posted to the forum for </w:delText>
        </w:r>
        <w:r w:rsidR="009B6849" w:rsidRPr="006F693A" w:rsidDel="00B34338">
          <w:lastRenderedPageBreak/>
          <w:delText>review before the 17</w:delText>
        </w:r>
        <w:r w:rsidR="009B6849" w:rsidRPr="006F693A" w:rsidDel="00B34338">
          <w:rPr>
            <w:vertAlign w:val="superscript"/>
          </w:rPr>
          <w:delText>th</w:delText>
        </w:r>
        <w:r w:rsidR="009B6849" w:rsidRPr="006F693A" w:rsidDel="00B34338">
          <w:delText xml:space="preserve"> MTF CaT.  The new clean copy ADatP-3(A)(2) will then go to CaP/1 for approval.</w:delText>
        </w:r>
        <w:commentRangeEnd w:id="62"/>
        <w:r w:rsidR="008071EA" w:rsidDel="00B34338">
          <w:rPr>
            <w:rStyle w:val="CommentReference"/>
          </w:rPr>
          <w:commentReference w:id="62"/>
        </w:r>
      </w:del>
    </w:p>
    <w:p w14:paraId="40092684" w14:textId="77777777" w:rsidR="00B34338" w:rsidRPr="00B34338" w:rsidRDefault="00B34338" w:rsidP="00B34338">
      <w:pPr>
        <w:tabs>
          <w:tab w:val="left" w:pos="360"/>
          <w:tab w:val="left" w:pos="2340"/>
        </w:tabs>
        <w:autoSpaceDE w:val="0"/>
        <w:autoSpaceDN w:val="0"/>
        <w:adjustRightInd w:val="0"/>
        <w:spacing w:after="120"/>
        <w:ind w:left="2340" w:hanging="900"/>
        <w:rPr>
          <w:ins w:id="64" w:author="Robert Marshburn" w:date="2018-02-07T13:34:00Z"/>
        </w:rPr>
      </w:pPr>
      <w:ins w:id="65" w:author="Robert Marshburn" w:date="2018-02-07T13:34:00Z">
        <w:r>
          <w:tab/>
        </w:r>
        <w:r w:rsidRPr="00B34338">
          <w:t xml:space="preserve">Mrs. Buus (DNK) posted the draft version of ADatP-3(A)(2) on the MTF CaT forum.  She stated the current errata sheet “occurrence categories of field groups”, is required to become the Annex M of the Case Law document. </w:t>
        </w:r>
      </w:ins>
    </w:p>
    <w:p w14:paraId="3A175EDC" w14:textId="7E055582" w:rsidR="00B34338" w:rsidRPr="00B34338" w:rsidRDefault="00B34338" w:rsidP="00B34338">
      <w:pPr>
        <w:tabs>
          <w:tab w:val="left" w:pos="360"/>
          <w:tab w:val="left" w:pos="2340"/>
        </w:tabs>
        <w:autoSpaceDE w:val="0"/>
        <w:autoSpaceDN w:val="0"/>
        <w:adjustRightInd w:val="0"/>
        <w:spacing w:after="120"/>
        <w:ind w:left="2340" w:hanging="900"/>
        <w:rPr>
          <w:ins w:id="66" w:author="Robert Marshburn" w:date="2018-02-07T13:34:00Z"/>
        </w:rPr>
      </w:pPr>
      <w:ins w:id="67" w:author="Robert Marshburn" w:date="2018-02-07T13:34:00Z">
        <w:r>
          <w:tab/>
        </w:r>
        <w:r w:rsidRPr="00B34338">
          <w:t xml:space="preserve">The USA had identified minor changes to annex F which DNK provided a further errata sheet on the forum for comment.  The RPS reviewed the errata sheet and GEX agreed it. </w:t>
        </w:r>
      </w:ins>
    </w:p>
    <w:p w14:paraId="2D9EEDA6" w14:textId="2DAE5CA8" w:rsidR="00B34338" w:rsidRPr="00B34338" w:rsidRDefault="00B34338" w:rsidP="00B34338">
      <w:pPr>
        <w:tabs>
          <w:tab w:val="left" w:pos="360"/>
          <w:tab w:val="left" w:pos="2340"/>
        </w:tabs>
        <w:autoSpaceDE w:val="0"/>
        <w:autoSpaceDN w:val="0"/>
        <w:adjustRightInd w:val="0"/>
        <w:spacing w:after="120"/>
        <w:ind w:left="2340" w:hanging="900"/>
        <w:rPr>
          <w:ins w:id="68" w:author="Robert Marshburn" w:date="2018-02-07T13:34:00Z"/>
        </w:rPr>
      </w:pPr>
      <w:ins w:id="69" w:author="Robert Marshburn" w:date="2018-02-07T13:34:00Z">
        <w:r>
          <w:tab/>
        </w:r>
        <w:r w:rsidRPr="00B34338">
          <w:t xml:space="preserve">DNK stated the latest errata sheet is required to become the Annex N of the Case Law document. </w:t>
        </w:r>
      </w:ins>
    </w:p>
    <w:p w14:paraId="461D2470" w14:textId="15255966" w:rsidR="00B34338" w:rsidRPr="006F693A" w:rsidRDefault="00B34338" w:rsidP="00B34338">
      <w:pPr>
        <w:tabs>
          <w:tab w:val="left" w:pos="360"/>
          <w:tab w:val="left" w:pos="2340"/>
        </w:tabs>
        <w:autoSpaceDE w:val="0"/>
        <w:autoSpaceDN w:val="0"/>
        <w:adjustRightInd w:val="0"/>
        <w:spacing w:after="120"/>
        <w:ind w:left="2340" w:hanging="900"/>
      </w:pPr>
      <w:ins w:id="70" w:author="Robert Marshburn" w:date="2018-02-07T13:35:00Z">
        <w:r>
          <w:tab/>
        </w:r>
      </w:ins>
      <w:ins w:id="71" w:author="Robert Marshburn" w:date="2018-02-07T13:34:00Z">
        <w:r w:rsidRPr="00B34338">
          <w:t>Nations are requested to review both Annex M and N of the Case law document.</w:t>
        </w:r>
      </w:ins>
    </w:p>
    <w:p w14:paraId="464C0B11" w14:textId="3A208E4D" w:rsidR="00720AF6" w:rsidRPr="006F693A" w:rsidRDefault="00720AF6" w:rsidP="00C2249B">
      <w:pPr>
        <w:pStyle w:val="ListParagraph"/>
        <w:numPr>
          <w:ilvl w:val="3"/>
          <w:numId w:val="14"/>
        </w:numPr>
        <w:tabs>
          <w:tab w:val="left" w:pos="360"/>
          <w:tab w:val="left" w:pos="2340"/>
        </w:tabs>
        <w:autoSpaceDE w:val="0"/>
        <w:autoSpaceDN w:val="0"/>
        <w:adjustRightInd w:val="0"/>
        <w:spacing w:after="120"/>
        <w:ind w:left="2340" w:hanging="900"/>
      </w:pPr>
      <w:r w:rsidRPr="006F693A">
        <w:rPr>
          <w:bCs/>
          <w:lang w:val="en-GB"/>
        </w:rPr>
        <w:t>X-Path</w:t>
      </w:r>
    </w:p>
    <w:p w14:paraId="20DF1A6B" w14:textId="58577336" w:rsidR="00720AF6" w:rsidRPr="006F693A" w:rsidRDefault="00E71B0D" w:rsidP="00C2249B">
      <w:pPr>
        <w:tabs>
          <w:tab w:val="left" w:pos="360"/>
          <w:tab w:val="left" w:pos="2340"/>
        </w:tabs>
        <w:autoSpaceDE w:val="0"/>
        <w:autoSpaceDN w:val="0"/>
        <w:adjustRightInd w:val="0"/>
        <w:spacing w:after="120"/>
        <w:ind w:left="2340" w:hanging="900"/>
        <w:rPr>
          <w:b/>
        </w:rPr>
      </w:pPr>
      <w:r w:rsidRPr="006F693A">
        <w:rPr>
          <w:rFonts w:cs="Arial"/>
        </w:rPr>
        <w:tab/>
      </w:r>
      <w:r w:rsidR="00720AF6" w:rsidRPr="006F693A">
        <w:rPr>
          <w:rFonts w:cs="Arial"/>
        </w:rPr>
        <w:t>The RPS is investigating use of XPath and Schematron for rules based validation. One nation stated that if specific validation tools were specified for ADatP-3 future editions then technology may develop faster than the ADatP-3 publishing schedule. It was recommended the ADatP-3 writing team should consider defining generic terms for validation tools when drafting future editions.</w:t>
      </w:r>
    </w:p>
    <w:p w14:paraId="399E243F" w14:textId="245864D5" w:rsidR="009B6849" w:rsidRPr="006F693A" w:rsidRDefault="00720AF6" w:rsidP="00E251C7">
      <w:pPr>
        <w:pStyle w:val="BodyText3"/>
        <w:tabs>
          <w:tab w:val="left" w:pos="3690"/>
        </w:tabs>
        <w:ind w:left="1440" w:hanging="720"/>
        <w:rPr>
          <w:sz w:val="24"/>
          <w:szCs w:val="24"/>
        </w:rPr>
      </w:pPr>
      <w:r w:rsidRPr="006F693A">
        <w:rPr>
          <w:sz w:val="24"/>
          <w:szCs w:val="24"/>
        </w:rPr>
        <w:t>5</w:t>
      </w:r>
      <w:r w:rsidR="004026B1" w:rsidRPr="006F693A">
        <w:rPr>
          <w:sz w:val="24"/>
          <w:szCs w:val="24"/>
        </w:rPr>
        <w:t>.1.</w:t>
      </w:r>
      <w:r w:rsidRPr="006F693A">
        <w:rPr>
          <w:sz w:val="24"/>
          <w:szCs w:val="24"/>
        </w:rPr>
        <w:t>7</w:t>
      </w:r>
      <w:commentRangeStart w:id="72"/>
      <w:r w:rsidR="00E251C7" w:rsidRPr="006F693A">
        <w:rPr>
          <w:sz w:val="24"/>
          <w:szCs w:val="24"/>
        </w:rPr>
        <w:tab/>
      </w:r>
      <w:r w:rsidR="009B6849" w:rsidRPr="006F693A">
        <w:rPr>
          <w:sz w:val="24"/>
          <w:szCs w:val="24"/>
        </w:rPr>
        <w:t>Other Business.</w:t>
      </w:r>
    </w:p>
    <w:p w14:paraId="02E16925" w14:textId="1A23C0EC" w:rsidR="009B6849" w:rsidRPr="006F693A" w:rsidDel="00B34338" w:rsidRDefault="00720AF6" w:rsidP="00E251C7">
      <w:pPr>
        <w:pStyle w:val="BodyText3"/>
        <w:tabs>
          <w:tab w:val="left" w:pos="3690"/>
        </w:tabs>
        <w:ind w:left="1440"/>
        <w:rPr>
          <w:del w:id="73" w:author="Robert Marshburn" w:date="2018-02-07T13:35:00Z"/>
          <w:sz w:val="24"/>
          <w:szCs w:val="24"/>
        </w:rPr>
      </w:pPr>
      <w:del w:id="74" w:author="Robert Marshburn" w:date="2018-02-07T13:35:00Z">
        <w:r w:rsidRPr="006F693A" w:rsidDel="00B34338">
          <w:rPr>
            <w:sz w:val="24"/>
            <w:szCs w:val="24"/>
          </w:rPr>
          <w:delText>At the 15</w:delText>
        </w:r>
        <w:r w:rsidRPr="006F693A" w:rsidDel="00B34338">
          <w:rPr>
            <w:sz w:val="24"/>
            <w:szCs w:val="24"/>
            <w:vertAlign w:val="superscript"/>
          </w:rPr>
          <w:delText>th</w:delText>
        </w:r>
        <w:r w:rsidRPr="006F693A" w:rsidDel="00B34338">
          <w:rPr>
            <w:sz w:val="24"/>
            <w:szCs w:val="24"/>
          </w:rPr>
          <w:delText xml:space="preserve"> MTF CaT, the Chairman, Mr. Pete Whitby, SPAWARSYCEN-Pacific announced the 17</w:delText>
        </w:r>
        <w:r w:rsidRPr="006F693A" w:rsidDel="00B34338">
          <w:rPr>
            <w:sz w:val="24"/>
            <w:szCs w:val="24"/>
            <w:vertAlign w:val="superscript"/>
          </w:rPr>
          <w:delText>th</w:delText>
        </w:r>
        <w:r w:rsidRPr="006F693A" w:rsidDel="00B34338">
          <w:rPr>
            <w:sz w:val="24"/>
            <w:szCs w:val="24"/>
          </w:rPr>
          <w:delText xml:space="preserve"> MTF CaT would be his last meeting.  Nations were tasked with nominating a replacement Chairman.  Only Germany nominated a replacement, the MTF CaT agreed to the nomination of LTC Roland Hamann (Federal Office of Bundeswehr Equipment, Information Technology and In-Service Support (BAAINBw)), who has been the DEU HoD for the last four years and RPS chairman for the last two years.</w:delText>
        </w:r>
      </w:del>
    </w:p>
    <w:p w14:paraId="2AB8BDB8" w14:textId="258B2F6B" w:rsidR="009B6849" w:rsidRPr="006F693A" w:rsidDel="00B34338" w:rsidRDefault="009B6849" w:rsidP="00E251C7">
      <w:pPr>
        <w:keepNext/>
        <w:tabs>
          <w:tab w:val="left" w:pos="360"/>
        </w:tabs>
        <w:autoSpaceDE w:val="0"/>
        <w:autoSpaceDN w:val="0"/>
        <w:adjustRightInd w:val="0"/>
        <w:spacing w:after="120"/>
        <w:ind w:left="1440"/>
        <w:rPr>
          <w:del w:id="75" w:author="Robert Marshburn" w:date="2018-02-07T13:35:00Z"/>
        </w:rPr>
      </w:pPr>
      <w:del w:id="76" w:author="Robert Marshburn" w:date="2018-02-07T13:35:00Z">
        <w:r w:rsidRPr="006F693A" w:rsidDel="00B34338">
          <w:rPr>
            <w:bCs/>
          </w:rPr>
          <w:delText>Future MTF CaT Meeting Schedule</w:delText>
        </w:r>
        <w:r w:rsidR="00E251C7" w:rsidRPr="006F693A" w:rsidDel="00B34338">
          <w:delText>:</w:delText>
        </w:r>
      </w:del>
    </w:p>
    <w:p w14:paraId="33F48FA1" w14:textId="0E6AAAB9" w:rsidR="009B6849" w:rsidRPr="006F693A" w:rsidDel="00B34338" w:rsidRDefault="009B6849" w:rsidP="00E251C7">
      <w:pPr>
        <w:ind w:left="1440"/>
        <w:rPr>
          <w:del w:id="77" w:author="Robert Marshburn" w:date="2018-02-07T13:35:00Z"/>
        </w:rPr>
      </w:pPr>
      <w:del w:id="78" w:author="Robert Marshburn" w:date="2018-02-07T13:35:00Z">
        <w:r w:rsidRPr="006F693A" w:rsidDel="00B34338">
          <w:delText>18</w:delText>
        </w:r>
        <w:r w:rsidRPr="006F693A" w:rsidDel="00B34338">
          <w:rPr>
            <w:vertAlign w:val="superscript"/>
          </w:rPr>
          <w:delText>th</w:delText>
        </w:r>
        <w:r w:rsidRPr="006F693A" w:rsidDel="00B34338">
          <w:delText xml:space="preserve"> MTF CaT – </w:delText>
        </w:r>
        <w:r w:rsidR="00720AF6" w:rsidRPr="006F693A" w:rsidDel="00B34338">
          <w:delText>5 - 9 Jun 2017, Woodhall Spa, Lincolnshire, GBR</w:delText>
        </w:r>
      </w:del>
    </w:p>
    <w:p w14:paraId="4836EC21" w14:textId="7A63394C" w:rsidR="009B6849" w:rsidRPr="006F693A" w:rsidDel="00B34338" w:rsidRDefault="009B6849" w:rsidP="00E251C7">
      <w:pPr>
        <w:ind w:left="1440"/>
        <w:rPr>
          <w:del w:id="79" w:author="Robert Marshburn" w:date="2018-02-07T13:35:00Z"/>
        </w:rPr>
      </w:pPr>
      <w:del w:id="80" w:author="Robert Marshburn" w:date="2018-02-07T13:35:00Z">
        <w:r w:rsidRPr="006F693A" w:rsidDel="00B34338">
          <w:delText>19</w:delText>
        </w:r>
        <w:r w:rsidRPr="006F693A" w:rsidDel="00B34338">
          <w:rPr>
            <w:vertAlign w:val="superscript"/>
          </w:rPr>
          <w:delText>th</w:delText>
        </w:r>
        <w:r w:rsidRPr="006F693A" w:rsidDel="00B34338">
          <w:delText xml:space="preserve"> MTF CaT – </w:delText>
        </w:r>
        <w:r w:rsidR="00720AF6" w:rsidRPr="006F693A" w:rsidDel="00B34338">
          <w:delText xml:space="preserve">25 - 29 Sep </w:delText>
        </w:r>
        <w:r w:rsidRPr="006F693A" w:rsidDel="00B34338">
          <w:delText xml:space="preserve">2017, </w:delText>
        </w:r>
        <w:r w:rsidR="00720AF6" w:rsidRPr="006F693A" w:rsidDel="00B34338">
          <w:delText>HQ NATO</w:delText>
        </w:r>
      </w:del>
    </w:p>
    <w:p w14:paraId="3913A171" w14:textId="55B93E95" w:rsidR="008C40B0" w:rsidRPr="006F693A" w:rsidDel="00B34338" w:rsidRDefault="008C40B0" w:rsidP="00E251C7">
      <w:pPr>
        <w:spacing w:after="120"/>
        <w:ind w:left="1440"/>
        <w:rPr>
          <w:del w:id="81" w:author="Robert Marshburn" w:date="2018-02-07T13:35:00Z"/>
        </w:rPr>
      </w:pPr>
      <w:del w:id="82" w:author="Robert Marshburn" w:date="2018-02-07T13:35:00Z">
        <w:r w:rsidRPr="006F693A" w:rsidDel="00B34338">
          <w:delText>20</w:delText>
        </w:r>
        <w:r w:rsidRPr="006F693A" w:rsidDel="00B34338">
          <w:rPr>
            <w:vertAlign w:val="superscript"/>
          </w:rPr>
          <w:delText>th</w:delText>
        </w:r>
        <w:r w:rsidRPr="006F693A" w:rsidDel="00B34338">
          <w:delText xml:space="preserve"> MTF CaT – Jan 2018, HQ NATO</w:delText>
        </w:r>
        <w:commentRangeEnd w:id="72"/>
        <w:r w:rsidR="008071EA" w:rsidDel="00B34338">
          <w:rPr>
            <w:rStyle w:val="CommentReference"/>
          </w:rPr>
          <w:commentReference w:id="72"/>
        </w:r>
      </w:del>
    </w:p>
    <w:p w14:paraId="015256FE" w14:textId="7BE03043" w:rsidR="00EE7861" w:rsidRPr="006F693A" w:rsidRDefault="00EE7861" w:rsidP="005E2ECC">
      <w:pPr>
        <w:keepNext/>
        <w:numPr>
          <w:ilvl w:val="1"/>
          <w:numId w:val="1"/>
        </w:numPr>
        <w:tabs>
          <w:tab w:val="clear" w:pos="774"/>
          <w:tab w:val="num" w:pos="900"/>
        </w:tabs>
        <w:spacing w:before="120" w:after="120"/>
        <w:ind w:left="900" w:hanging="540"/>
      </w:pPr>
      <w:r w:rsidRPr="006F693A">
        <w:t xml:space="preserve">IERHWG Meeting </w:t>
      </w:r>
      <w:commentRangeStart w:id="83"/>
      <w:r w:rsidRPr="006F693A">
        <w:t>Update</w:t>
      </w:r>
      <w:commentRangeEnd w:id="83"/>
      <w:r w:rsidR="008071EA">
        <w:rPr>
          <w:rStyle w:val="CommentReference"/>
        </w:rPr>
        <w:commentReference w:id="83"/>
      </w:r>
    </w:p>
    <w:p w14:paraId="42964352" w14:textId="63292F4B" w:rsidR="00EE7861" w:rsidRPr="006F693A" w:rsidRDefault="00720AF6" w:rsidP="00C2249B">
      <w:pPr>
        <w:spacing w:after="120"/>
        <w:ind w:left="900"/>
        <w:rPr>
          <w:rFonts w:cs="Arial"/>
        </w:rPr>
      </w:pPr>
      <w:r w:rsidRPr="006F693A">
        <w:rPr>
          <w:rFonts w:cs="Arial"/>
        </w:rPr>
        <w:t xml:space="preserve">Report from the NATO 44th Military Committee (MC) Joint Standardization Board (JSB) Information Exchange Requirement (IER) Harmonization Working Group (IERHWG) held 29 Nov–2 Dec 2016 in Brussels and was attended by Mr. Steve Dowd, JS with Mr. Rodney McCoy, JS reporting to the CCB. </w:t>
      </w:r>
      <w:r w:rsidR="009265F9" w:rsidRPr="006F693A">
        <w:t>The full report can be found on the USMTF Web Portal under CCB 201</w:t>
      </w:r>
      <w:r w:rsidRPr="006F693A">
        <w:t>7</w:t>
      </w:r>
      <w:r w:rsidR="009265F9" w:rsidRPr="006F693A">
        <w:t>-</w:t>
      </w:r>
      <w:r w:rsidRPr="006F693A">
        <w:t>1</w:t>
      </w:r>
      <w:r w:rsidR="009265F9" w:rsidRPr="006F693A">
        <w:t>.</w:t>
      </w:r>
      <w:r w:rsidRPr="006F693A">
        <w:rPr>
          <w:rFonts w:cs="Arial"/>
        </w:rPr>
        <w:t xml:space="preserve"> The report highlighted the following items of interest:</w:t>
      </w:r>
    </w:p>
    <w:p w14:paraId="3E0844AF" w14:textId="185CA472" w:rsidR="00720AF6" w:rsidRPr="006F693A" w:rsidRDefault="00720AF6" w:rsidP="00C2249B">
      <w:pPr>
        <w:spacing w:after="120"/>
        <w:ind w:left="1440" w:hanging="720"/>
        <w:rPr>
          <w:rFonts w:cs="Arial"/>
        </w:rPr>
      </w:pPr>
      <w:r w:rsidRPr="006F693A">
        <w:rPr>
          <w:rFonts w:cs="Arial"/>
        </w:rPr>
        <w:t>5.2.1</w:t>
      </w:r>
      <w:r w:rsidR="00C2249B" w:rsidRPr="006F693A">
        <w:rPr>
          <w:rFonts w:cs="Arial"/>
        </w:rPr>
        <w:tab/>
      </w:r>
      <w:r w:rsidRPr="006F693A">
        <w:rPr>
          <w:rFonts w:cs="Arial"/>
        </w:rPr>
        <w:t>Senior Land IER Panel (SLIERP) Sponsorship: The SLIERP has identified 22 messages they consider not to be under land sponsorship that need to be reviewed by ACO for sponsorship consideration. The IERHWG tasked the other senior IER panels to consider sponsorship.</w:t>
      </w:r>
    </w:p>
    <w:p w14:paraId="6095DB28" w14:textId="3CA7D8A9" w:rsidR="00720AF6" w:rsidRPr="006F693A" w:rsidRDefault="00720AF6" w:rsidP="00C2249B">
      <w:pPr>
        <w:spacing w:after="120"/>
        <w:ind w:left="1440" w:hanging="720"/>
        <w:rPr>
          <w:rFonts w:cs="Arial"/>
        </w:rPr>
      </w:pPr>
      <w:r w:rsidRPr="006F693A">
        <w:rPr>
          <w:rFonts w:cs="Arial"/>
        </w:rPr>
        <w:t>5.2.2</w:t>
      </w:r>
      <w:r w:rsidR="00C2249B" w:rsidRPr="006F693A">
        <w:rPr>
          <w:rFonts w:cs="Arial"/>
        </w:rPr>
        <w:tab/>
      </w:r>
      <w:r w:rsidRPr="006F693A">
        <w:rPr>
          <w:rFonts w:cs="Arial"/>
        </w:rPr>
        <w:t>Senior Air IER Panel (SAIERP) Modified Messages: The SAIERP reported on numerous data harmonization issues they are actively addressing in the Air Standardization Board working groups.</w:t>
      </w:r>
    </w:p>
    <w:p w14:paraId="0F7A46EF" w14:textId="29BC7506" w:rsidR="00720AF6" w:rsidRPr="006F693A" w:rsidRDefault="00FB486C" w:rsidP="0003011F">
      <w:pPr>
        <w:tabs>
          <w:tab w:val="left" w:pos="1170"/>
        </w:tabs>
        <w:spacing w:after="120"/>
        <w:ind w:left="2340" w:hanging="900"/>
        <w:rPr>
          <w:rFonts w:cs="Arial"/>
        </w:rPr>
      </w:pPr>
      <w:r w:rsidRPr="006F693A">
        <w:rPr>
          <w:rFonts w:cs="Arial"/>
        </w:rPr>
        <w:lastRenderedPageBreak/>
        <w:t>5.2.2.1</w:t>
      </w:r>
      <w:r w:rsidRPr="006F693A">
        <w:rPr>
          <w:rFonts w:cs="Arial"/>
        </w:rPr>
        <w:tab/>
      </w:r>
      <w:r w:rsidR="00720AF6" w:rsidRPr="006F693A">
        <w:rPr>
          <w:rFonts w:cs="Arial"/>
        </w:rPr>
        <w:t>Voice templates identified in ATP-3.3.2.1 (TTP for Close Air Support and Air Interdiction) need review for possible standardization of IERs with existing formatted messages in the APP-11 (NATO Message Catalogue).</w:t>
      </w:r>
    </w:p>
    <w:p w14:paraId="65E5E63A" w14:textId="29A6485B" w:rsidR="00720AF6" w:rsidRPr="006F693A" w:rsidRDefault="00FB486C" w:rsidP="0003011F">
      <w:pPr>
        <w:tabs>
          <w:tab w:val="left" w:pos="1170"/>
        </w:tabs>
        <w:spacing w:after="120"/>
        <w:ind w:left="2340" w:hanging="900"/>
        <w:rPr>
          <w:rFonts w:cs="Arial"/>
        </w:rPr>
      </w:pPr>
      <w:r w:rsidRPr="006F693A">
        <w:rPr>
          <w:rFonts w:cs="Arial"/>
        </w:rPr>
        <w:t>5.2.2.2</w:t>
      </w:r>
      <w:r w:rsidRPr="006F693A">
        <w:rPr>
          <w:rFonts w:cs="Arial"/>
        </w:rPr>
        <w:tab/>
      </w:r>
      <w:r w:rsidR="00CE07FC" w:rsidRPr="006F693A">
        <w:rPr>
          <w:rFonts w:cs="Arial"/>
        </w:rPr>
        <w:t>The SAIERP declared the following messages, impacted by CP 573 (IFF), for inclusion into APP-11(D)(2): AEW MISREP, ATO, AIRSTAR, SCRAMBLE, AIRSUPREQ, and SARREQ.</w:t>
      </w:r>
    </w:p>
    <w:p w14:paraId="493EC5C2" w14:textId="27591EB2" w:rsidR="00CE07FC" w:rsidRPr="006F693A" w:rsidRDefault="00F60575" w:rsidP="00F60575">
      <w:pPr>
        <w:spacing w:after="120"/>
        <w:ind w:left="1440" w:hanging="720"/>
        <w:rPr>
          <w:rFonts w:cs="Arial"/>
        </w:rPr>
      </w:pPr>
      <w:r w:rsidRPr="006F693A">
        <w:rPr>
          <w:rFonts w:cs="Arial"/>
        </w:rPr>
        <w:t>5.2.3</w:t>
      </w:r>
      <w:r w:rsidRPr="006F693A">
        <w:rPr>
          <w:rFonts w:cs="Arial"/>
        </w:rPr>
        <w:tab/>
      </w:r>
      <w:r w:rsidR="00CE07FC" w:rsidRPr="006F693A">
        <w:rPr>
          <w:rFonts w:cs="Arial"/>
        </w:rPr>
        <w:t>Maritime Messages: Senior Maritime IER Panel (SMIERP) reported that five new messages are to be included in APP-11(D)(2) and seven new maritime IERs have begun development.</w:t>
      </w:r>
    </w:p>
    <w:p w14:paraId="0A73A680" w14:textId="67816DEA" w:rsidR="00CE07FC" w:rsidRPr="006F693A" w:rsidRDefault="00F60575" w:rsidP="00F60575">
      <w:pPr>
        <w:spacing w:after="120"/>
        <w:ind w:left="1440" w:hanging="720"/>
        <w:rPr>
          <w:rFonts w:cs="Arial"/>
        </w:rPr>
      </w:pPr>
      <w:r w:rsidRPr="006F693A">
        <w:rPr>
          <w:rFonts w:cs="Arial"/>
        </w:rPr>
        <w:t>5.2.4</w:t>
      </w:r>
      <w:r w:rsidRPr="006F693A">
        <w:rPr>
          <w:rFonts w:cs="Arial"/>
        </w:rPr>
        <w:tab/>
      </w:r>
      <w:r w:rsidR="00CE07FC" w:rsidRPr="006F693A">
        <w:rPr>
          <w:rFonts w:cs="Arial"/>
        </w:rPr>
        <w:t>Joint Intelligence Working Group (JINTWG) IER Panel: Two JINTWG Panels: Allied Joint Publication – 2 series Coordination Panel (AJP-2CP) and Joint Intelligence, Surveillance and Reconnaissance Panel (JISRP) have been merged into one panel - Joint Intelligence Standardization Panel (JISP).</w:t>
      </w:r>
    </w:p>
    <w:p w14:paraId="2579E6AC" w14:textId="6B3290AA" w:rsidR="00CE07FC" w:rsidRPr="006F693A" w:rsidRDefault="00FB486C" w:rsidP="00F60575">
      <w:pPr>
        <w:tabs>
          <w:tab w:val="left" w:pos="1170"/>
        </w:tabs>
        <w:spacing w:after="120"/>
        <w:ind w:left="2340" w:hanging="900"/>
        <w:rPr>
          <w:rFonts w:cs="Arial"/>
        </w:rPr>
      </w:pPr>
      <w:r w:rsidRPr="006F693A">
        <w:rPr>
          <w:rFonts w:cs="Arial"/>
        </w:rPr>
        <w:t>5.2.4.1</w:t>
      </w:r>
      <w:r w:rsidRPr="006F693A">
        <w:rPr>
          <w:rFonts w:cs="Arial"/>
        </w:rPr>
        <w:tab/>
      </w:r>
      <w:r w:rsidR="00CE07FC" w:rsidRPr="006F693A">
        <w:rPr>
          <w:rFonts w:cs="Arial"/>
        </w:rPr>
        <w:t>HUMINTREP is slated for insertion in APP-11(D)(3), next version intended to be prepared next year.</w:t>
      </w:r>
    </w:p>
    <w:p w14:paraId="11C7239E" w14:textId="0DE4C026" w:rsidR="00CE07FC" w:rsidRPr="006F693A" w:rsidRDefault="00FB486C" w:rsidP="00F60575">
      <w:pPr>
        <w:tabs>
          <w:tab w:val="left" w:pos="1170"/>
        </w:tabs>
        <w:spacing w:after="120"/>
        <w:ind w:left="2340" w:hanging="900"/>
        <w:rPr>
          <w:rFonts w:cs="Arial"/>
        </w:rPr>
      </w:pPr>
      <w:r w:rsidRPr="006F693A">
        <w:rPr>
          <w:rFonts w:cs="Arial"/>
        </w:rPr>
        <w:t>5.2.4.2</w:t>
      </w:r>
      <w:r w:rsidRPr="006F693A">
        <w:rPr>
          <w:rFonts w:cs="Arial"/>
        </w:rPr>
        <w:tab/>
      </w:r>
      <w:r w:rsidR="00CE07FC" w:rsidRPr="006F693A">
        <w:rPr>
          <w:rFonts w:cs="Arial"/>
        </w:rPr>
        <w:t>MASINTREP IER is still at step 1 of APP-15 process.  It covers two of the seven MASINT disciplines (biometrics will be considered separately).  The 79th JINTWG agreed the MASINT IER cannot be issued without MASINT approved doctrine.  MTF staff informed them that CBRN WG had concerns about this IER and a working relationship has been established between the CBRN community and MASINT WG Chairman and Secretary.</w:t>
      </w:r>
    </w:p>
    <w:p w14:paraId="706DB11F" w14:textId="049AC26C" w:rsidR="00CE07FC" w:rsidRPr="006F693A" w:rsidRDefault="00544593" w:rsidP="00544593">
      <w:pPr>
        <w:spacing w:after="120"/>
        <w:ind w:left="1440" w:hanging="720"/>
        <w:rPr>
          <w:rFonts w:cs="Arial"/>
        </w:rPr>
      </w:pPr>
      <w:r w:rsidRPr="006F693A">
        <w:rPr>
          <w:rFonts w:cs="Arial"/>
        </w:rPr>
        <w:t>5.2.5</w:t>
      </w:r>
      <w:r w:rsidRPr="006F693A">
        <w:rPr>
          <w:rFonts w:cs="Arial"/>
        </w:rPr>
        <w:tab/>
      </w:r>
      <w:r w:rsidR="00CE07FC" w:rsidRPr="006F693A">
        <w:rPr>
          <w:rFonts w:cs="Arial"/>
        </w:rPr>
        <w:t>MED IER Panel: The panel reported they were asked to compare ATP-97 (NATO Land Urgent Voice Messages Pocketbook) and APP-11 concerning MEDEVAC requests.  In the past, some discrepancies were identified in different operational 9-line MEDEVAC requests.  The panel noticed that a MEDEVAC request message is already available in APP-11, and this message is similar to the MEDEVAC request included in ATP-97.  The panel recommends using the MEDEVAC request message as a joint message within the NATO medical community because it also covers aeromedical constraints.</w:t>
      </w:r>
    </w:p>
    <w:p w14:paraId="4541ABB6" w14:textId="3F2EE8DD" w:rsidR="00CE07FC" w:rsidRPr="006F693A" w:rsidRDefault="00CE07FC" w:rsidP="00544593">
      <w:pPr>
        <w:pStyle w:val="ListParagraph"/>
        <w:numPr>
          <w:ilvl w:val="2"/>
          <w:numId w:val="11"/>
        </w:numPr>
        <w:spacing w:after="120"/>
        <w:ind w:left="1440"/>
      </w:pPr>
      <w:r w:rsidRPr="006F693A">
        <w:t>STANAG 6520 - NATO Standard For Reporting (ADatP-38).</w:t>
      </w:r>
    </w:p>
    <w:p w14:paraId="1CF17AE3" w14:textId="23BC0B47" w:rsidR="00CE07FC" w:rsidRPr="006F693A" w:rsidRDefault="00FB486C" w:rsidP="00544593">
      <w:pPr>
        <w:pStyle w:val="BodyTextKeep"/>
        <w:keepNext w:val="0"/>
        <w:tabs>
          <w:tab w:val="left" w:pos="1260"/>
        </w:tabs>
        <w:ind w:left="2340" w:hanging="900"/>
        <w:rPr>
          <w:rFonts w:ascii="Times New Roman" w:hAnsi="Times New Roman"/>
          <w:sz w:val="24"/>
          <w:szCs w:val="24"/>
        </w:rPr>
      </w:pPr>
      <w:r w:rsidRPr="006F693A">
        <w:rPr>
          <w:rFonts w:ascii="Times New Roman" w:hAnsi="Times New Roman"/>
          <w:sz w:val="24"/>
          <w:szCs w:val="24"/>
        </w:rPr>
        <w:t>5.2.6.1</w:t>
      </w:r>
      <w:r w:rsidRPr="006F693A">
        <w:rPr>
          <w:rFonts w:ascii="Times New Roman" w:hAnsi="Times New Roman"/>
          <w:sz w:val="24"/>
          <w:szCs w:val="24"/>
        </w:rPr>
        <w:tab/>
      </w:r>
      <w:r w:rsidR="00CE07FC" w:rsidRPr="006F693A">
        <w:rPr>
          <w:rFonts w:ascii="Times New Roman" w:hAnsi="Times New Roman"/>
          <w:sz w:val="24"/>
          <w:szCs w:val="24"/>
        </w:rPr>
        <w:t xml:space="preserve">The draft publication was endorsed by the IERHWG and the final draft sent to MCJSB requesting approval (under silence).  TUR had a Break of Silence (BoS) and discussion on the way ahead for the publication is taking place at the MCJSB level. </w:t>
      </w:r>
    </w:p>
    <w:p w14:paraId="770415DA" w14:textId="59849E84" w:rsidR="00CE07FC" w:rsidRPr="006F693A" w:rsidRDefault="00CE07FC" w:rsidP="00544593">
      <w:pPr>
        <w:pStyle w:val="BodyTextKeep"/>
        <w:keepNext w:val="0"/>
        <w:numPr>
          <w:ilvl w:val="3"/>
          <w:numId w:val="12"/>
        </w:numPr>
        <w:tabs>
          <w:tab w:val="left" w:pos="1260"/>
        </w:tabs>
        <w:ind w:left="2340" w:hanging="900"/>
        <w:rPr>
          <w:rFonts w:ascii="Times New Roman" w:hAnsi="Times New Roman"/>
          <w:sz w:val="24"/>
          <w:szCs w:val="24"/>
        </w:rPr>
      </w:pPr>
      <w:r w:rsidRPr="006F693A">
        <w:rPr>
          <w:rFonts w:ascii="Times New Roman" w:hAnsi="Times New Roman"/>
          <w:sz w:val="24"/>
          <w:szCs w:val="24"/>
        </w:rPr>
        <w:t>TUR stated that they “appreciate the work done” by the MCJSB for inclusion in APP 11 but “request the statement at all Annexes of the APP-11 Ed D Version 2.” (for Cyprus) be changed to read “Island of Cyprus” instead of Cyprus and the three letter designator be cha</w:t>
      </w:r>
      <w:r w:rsidR="004B31F7" w:rsidRPr="006F693A">
        <w:rPr>
          <w:rFonts w:ascii="Times New Roman" w:hAnsi="Times New Roman"/>
          <w:sz w:val="24"/>
          <w:szCs w:val="24"/>
        </w:rPr>
        <w:t>nged from CYP to ICY or “CYI”.</w:t>
      </w:r>
    </w:p>
    <w:p w14:paraId="72C73FA8" w14:textId="2C49DC55" w:rsidR="00CE07FC" w:rsidRPr="006F693A" w:rsidRDefault="00CE07FC" w:rsidP="00544593">
      <w:pPr>
        <w:pStyle w:val="BodyTextKeep"/>
        <w:keepNext w:val="0"/>
        <w:numPr>
          <w:ilvl w:val="3"/>
          <w:numId w:val="12"/>
        </w:numPr>
        <w:tabs>
          <w:tab w:val="left" w:pos="1260"/>
        </w:tabs>
        <w:ind w:left="2340" w:hanging="900"/>
        <w:rPr>
          <w:rFonts w:ascii="Times New Roman" w:hAnsi="Times New Roman"/>
          <w:sz w:val="24"/>
          <w:szCs w:val="24"/>
        </w:rPr>
      </w:pPr>
      <w:r w:rsidRPr="006F693A">
        <w:rPr>
          <w:rFonts w:ascii="Times New Roman" w:hAnsi="Times New Roman"/>
          <w:sz w:val="24"/>
          <w:szCs w:val="24"/>
        </w:rPr>
        <w:t>The IERHWG Chairman addressed the importance of the subject publication for NATO, for operational areas. He encouraged nations to talk to their representatives in MCJSB in order to proceed with publication.</w:t>
      </w:r>
    </w:p>
    <w:p w14:paraId="5394A907" w14:textId="0EBC451D" w:rsidR="00CE07FC" w:rsidRPr="006F693A" w:rsidRDefault="00AF32FF" w:rsidP="00AF32FF">
      <w:pPr>
        <w:spacing w:after="120"/>
        <w:ind w:left="1440" w:hanging="720"/>
        <w:rPr>
          <w:rFonts w:cs="Arial"/>
        </w:rPr>
      </w:pPr>
      <w:r w:rsidRPr="006F693A">
        <w:t>5.2.7</w:t>
      </w:r>
      <w:r w:rsidRPr="006F693A">
        <w:tab/>
      </w:r>
      <w:r w:rsidR="00CE07FC" w:rsidRPr="006F693A">
        <w:rPr>
          <w:rFonts w:cs="Arial"/>
        </w:rPr>
        <w:t>STANAG 7149 - NATO Message Catalogue (APP-11).</w:t>
      </w:r>
      <w:r w:rsidR="00FB486C" w:rsidRPr="006F693A">
        <w:rPr>
          <w:rFonts w:cs="Arial"/>
        </w:rPr>
        <w:t xml:space="preserve">  </w:t>
      </w:r>
      <w:r w:rsidR="00CE07FC" w:rsidRPr="006F693A">
        <w:rPr>
          <w:rFonts w:cs="Arial"/>
        </w:rPr>
        <w:t xml:space="preserve">APP-11(D)(2) is set to make the allowable timeline of 60 days.  The custodian is trying to finish the new version prior to the seasonal leave period.  The WG recommends the new version be effective on receipt </w:t>
      </w:r>
      <w:r w:rsidR="00CE07FC" w:rsidRPr="006F693A">
        <w:rPr>
          <w:rFonts w:cs="Arial"/>
        </w:rPr>
        <w:lastRenderedPageBreak/>
        <w:t>after obtaining MCJSB’s approval.  The next intended version, APP-11(D)(3), is scheduled for the end of 2017.  The custodian requested that any proposed changes, not part of MTFs, be provided no less than 4 weeks before the 46th IERHWG meeting.  Update: 8 Feb 2017: The BoS by TUR for STANAG 6520 was followed up after the meeting with a subsequent BoS on APP-11(D)(2) for the same reasons.  Current status is undetermined.</w:t>
      </w:r>
    </w:p>
    <w:p w14:paraId="2E6ECD31" w14:textId="0E97A334" w:rsidR="0048338B" w:rsidRPr="006F693A" w:rsidRDefault="0048338B" w:rsidP="00AF32FF">
      <w:pPr>
        <w:pStyle w:val="BodyTextKeep"/>
        <w:keepNext w:val="0"/>
        <w:numPr>
          <w:ilvl w:val="2"/>
          <w:numId w:val="9"/>
        </w:numPr>
        <w:rPr>
          <w:rFonts w:ascii="Times New Roman" w:hAnsi="Times New Roman"/>
          <w:sz w:val="24"/>
          <w:szCs w:val="24"/>
        </w:rPr>
      </w:pPr>
      <w:r w:rsidRPr="006F693A">
        <w:rPr>
          <w:rFonts w:ascii="Times New Roman" w:hAnsi="Times New Roman"/>
          <w:sz w:val="24"/>
          <w:szCs w:val="24"/>
        </w:rPr>
        <w:t>STANAG 2519 - NATO IER Specification Process (APP-15).  An APP-15 custodian meeting was held immediately prior to the 44th IERHWG where improvements to APP-15(A)(1) were discussed.</w:t>
      </w:r>
    </w:p>
    <w:p w14:paraId="6BC2AED5" w14:textId="23923696" w:rsidR="0048338B" w:rsidRPr="006F693A" w:rsidRDefault="0048338B" w:rsidP="00AF32FF">
      <w:pPr>
        <w:pStyle w:val="BodyTextKeep"/>
        <w:keepNext w:val="0"/>
        <w:numPr>
          <w:ilvl w:val="3"/>
          <w:numId w:val="9"/>
        </w:numPr>
        <w:ind w:left="2340" w:hanging="900"/>
        <w:rPr>
          <w:rFonts w:ascii="Times New Roman" w:hAnsi="Times New Roman"/>
          <w:sz w:val="24"/>
          <w:szCs w:val="24"/>
        </w:rPr>
      </w:pPr>
      <w:r w:rsidRPr="006F693A">
        <w:rPr>
          <w:rFonts w:ascii="Times New Roman" w:hAnsi="Times New Roman"/>
          <w:sz w:val="24"/>
          <w:szCs w:val="24"/>
        </w:rPr>
        <w:t xml:space="preserve">GBR finalized a CP allowing: </w:t>
      </w:r>
    </w:p>
    <w:p w14:paraId="26BA2002" w14:textId="07017CF9" w:rsidR="0048338B" w:rsidRPr="006F693A" w:rsidRDefault="0048338B" w:rsidP="00AF32FF">
      <w:pPr>
        <w:pStyle w:val="BodyTextKeep"/>
        <w:keepNext w:val="0"/>
        <w:numPr>
          <w:ilvl w:val="0"/>
          <w:numId w:val="3"/>
        </w:numPr>
        <w:ind w:left="2520" w:hanging="180"/>
        <w:rPr>
          <w:rFonts w:ascii="Times New Roman" w:hAnsi="Times New Roman"/>
          <w:sz w:val="24"/>
          <w:szCs w:val="24"/>
        </w:rPr>
      </w:pPr>
      <w:r w:rsidRPr="006F693A">
        <w:rPr>
          <w:rFonts w:ascii="Times New Roman" w:hAnsi="Times New Roman"/>
          <w:sz w:val="24"/>
          <w:szCs w:val="24"/>
        </w:rPr>
        <w:t>The inclusion of extra tabs in the IER template as an aid during the IER development process.</w:t>
      </w:r>
    </w:p>
    <w:p w14:paraId="4D6AC5AA" w14:textId="05E2F13B" w:rsidR="0048338B" w:rsidRPr="006F693A" w:rsidRDefault="0048338B" w:rsidP="00AF32FF">
      <w:pPr>
        <w:pStyle w:val="BodyTextKeep"/>
        <w:keepNext w:val="0"/>
        <w:numPr>
          <w:ilvl w:val="0"/>
          <w:numId w:val="3"/>
        </w:numPr>
        <w:ind w:left="2520" w:hanging="180"/>
        <w:rPr>
          <w:rFonts w:ascii="Times New Roman" w:hAnsi="Times New Roman"/>
          <w:sz w:val="24"/>
          <w:szCs w:val="24"/>
        </w:rPr>
      </w:pPr>
      <w:r w:rsidRPr="006F693A">
        <w:rPr>
          <w:rFonts w:ascii="Times New Roman" w:hAnsi="Times New Roman"/>
          <w:sz w:val="24"/>
          <w:szCs w:val="24"/>
        </w:rPr>
        <w:t>Utilization of fill color and wider borders to provide visual references.</w:t>
      </w:r>
    </w:p>
    <w:p w14:paraId="142DFBE7" w14:textId="212799F6" w:rsidR="0048338B" w:rsidRPr="006F693A" w:rsidRDefault="0048338B" w:rsidP="00AF32FF">
      <w:pPr>
        <w:pStyle w:val="BodyTextKeep"/>
        <w:keepNext w:val="0"/>
        <w:numPr>
          <w:ilvl w:val="0"/>
          <w:numId w:val="3"/>
        </w:numPr>
        <w:ind w:left="2520" w:hanging="180"/>
        <w:rPr>
          <w:rFonts w:ascii="Times New Roman" w:hAnsi="Times New Roman"/>
          <w:sz w:val="24"/>
          <w:szCs w:val="24"/>
        </w:rPr>
      </w:pPr>
      <w:r w:rsidRPr="006F693A">
        <w:rPr>
          <w:rFonts w:ascii="Times New Roman" w:hAnsi="Times New Roman"/>
          <w:sz w:val="24"/>
          <w:szCs w:val="24"/>
        </w:rPr>
        <w:t>Reverse engineered IERs.</w:t>
      </w:r>
    </w:p>
    <w:p w14:paraId="43258B09" w14:textId="77777777" w:rsidR="0048338B" w:rsidRPr="006F693A" w:rsidRDefault="0048338B" w:rsidP="00AF32FF">
      <w:pPr>
        <w:pStyle w:val="BodyTextKeep"/>
        <w:keepNext w:val="0"/>
        <w:numPr>
          <w:ilvl w:val="3"/>
          <w:numId w:val="9"/>
        </w:numPr>
        <w:ind w:left="2340" w:hanging="900"/>
        <w:rPr>
          <w:rFonts w:ascii="Times New Roman" w:hAnsi="Times New Roman"/>
          <w:sz w:val="24"/>
          <w:szCs w:val="24"/>
        </w:rPr>
      </w:pPr>
      <w:r w:rsidRPr="006F693A">
        <w:rPr>
          <w:rFonts w:ascii="Times New Roman" w:hAnsi="Times New Roman"/>
          <w:sz w:val="24"/>
          <w:szCs w:val="24"/>
        </w:rPr>
        <w:t xml:space="preserve">SLIERP identified three outstanding terminology tracking files for IER, IE and IES the definitions had been previously approved but not incorporated into the document.   </w:t>
      </w:r>
    </w:p>
    <w:p w14:paraId="1253A201" w14:textId="77777777" w:rsidR="0048338B" w:rsidRPr="006F693A" w:rsidRDefault="0048338B" w:rsidP="00AF32FF">
      <w:pPr>
        <w:pStyle w:val="BodyTextKeep"/>
        <w:keepNext w:val="0"/>
        <w:numPr>
          <w:ilvl w:val="3"/>
          <w:numId w:val="9"/>
        </w:numPr>
        <w:tabs>
          <w:tab w:val="left" w:pos="1530"/>
        </w:tabs>
        <w:ind w:left="2340" w:hanging="900"/>
        <w:rPr>
          <w:rFonts w:ascii="Times New Roman" w:hAnsi="Times New Roman"/>
          <w:sz w:val="24"/>
          <w:szCs w:val="24"/>
        </w:rPr>
      </w:pPr>
      <w:r w:rsidRPr="006F693A">
        <w:rPr>
          <w:rFonts w:ascii="Times New Roman" w:hAnsi="Times New Roman"/>
          <w:sz w:val="24"/>
          <w:szCs w:val="24"/>
        </w:rPr>
        <w:t>The Data Management Capability Team (DM CaT) has produced an evolution of the APP-15 Phase II proposal, now at version 1.9, which included recommendations to support the establishment of an Information Exchange Specification (IES) process in addition to the IER process. The DM CaT is continuing to make improvements to the APP-15 Phase II proposal and will produce a new version of the paper early in 2017. It was agreed that comments should be reserved until the publication of the proposal to the IERHWG.</w:t>
      </w:r>
    </w:p>
    <w:p w14:paraId="2D7AA9A6" w14:textId="5763CCBA" w:rsidR="0048338B" w:rsidRPr="006F693A" w:rsidRDefault="0048338B" w:rsidP="00AF32FF">
      <w:pPr>
        <w:pStyle w:val="BodyTextKeep"/>
        <w:keepNext w:val="0"/>
        <w:numPr>
          <w:ilvl w:val="2"/>
          <w:numId w:val="10"/>
        </w:numPr>
        <w:rPr>
          <w:rFonts w:ascii="Times New Roman" w:hAnsi="Times New Roman"/>
          <w:sz w:val="24"/>
          <w:szCs w:val="24"/>
        </w:rPr>
      </w:pPr>
      <w:r w:rsidRPr="006F693A">
        <w:rPr>
          <w:rFonts w:ascii="Times New Roman" w:hAnsi="Times New Roman"/>
          <w:sz w:val="24"/>
          <w:szCs w:val="24"/>
        </w:rPr>
        <w:t>STANAG 2433 - The Military Intelligence Data Exchange Standard (AIntP-3). STANAG 2433 Edition 4 covering A</w:t>
      </w:r>
      <w:ins w:id="84" w:author="Robert Marshburn" w:date="2018-02-07T15:04:00Z">
        <w:r w:rsidR="00265234">
          <w:rPr>
            <w:rFonts w:ascii="Times New Roman" w:hAnsi="Times New Roman"/>
            <w:sz w:val="24"/>
            <w:szCs w:val="24"/>
          </w:rPr>
          <w:t>I</w:t>
        </w:r>
      </w:ins>
      <w:del w:id="85" w:author="Robert Marshburn" w:date="2018-02-07T15:04:00Z">
        <w:r w:rsidRPr="006F693A" w:rsidDel="00265234">
          <w:rPr>
            <w:rFonts w:ascii="Times New Roman" w:hAnsi="Times New Roman"/>
            <w:sz w:val="24"/>
            <w:szCs w:val="24"/>
          </w:rPr>
          <w:delText>l</w:delText>
        </w:r>
      </w:del>
      <w:r w:rsidRPr="006F693A">
        <w:rPr>
          <w:rFonts w:ascii="Times New Roman" w:hAnsi="Times New Roman"/>
          <w:sz w:val="24"/>
          <w:szCs w:val="24"/>
        </w:rPr>
        <w:t>ntP-3(C)(1) was promulgated on 27 November 2013.  The need for A</w:t>
      </w:r>
      <w:ins w:id="86" w:author="Robert Marshburn" w:date="2018-02-07T15:04:00Z">
        <w:r w:rsidR="00265234">
          <w:rPr>
            <w:rFonts w:ascii="Times New Roman" w:hAnsi="Times New Roman"/>
            <w:sz w:val="24"/>
            <w:szCs w:val="24"/>
          </w:rPr>
          <w:t>I</w:t>
        </w:r>
      </w:ins>
      <w:del w:id="87" w:author="Robert Marshburn" w:date="2018-02-07T15:04:00Z">
        <w:r w:rsidRPr="006F693A" w:rsidDel="00265234">
          <w:rPr>
            <w:rFonts w:ascii="Times New Roman" w:hAnsi="Times New Roman"/>
            <w:sz w:val="24"/>
            <w:szCs w:val="24"/>
          </w:rPr>
          <w:delText>l</w:delText>
        </w:r>
      </w:del>
      <w:r w:rsidRPr="006F693A">
        <w:rPr>
          <w:rFonts w:ascii="Times New Roman" w:hAnsi="Times New Roman"/>
          <w:sz w:val="24"/>
          <w:szCs w:val="24"/>
        </w:rPr>
        <w:t>ntP-3(D) has been agreed by the JINTWG to address the following: Harmonization with STANAG 3596 (Air Reconnaissance Requesting and Target Reporting Guide); improvement of the maps designation; US Military Intelligence Data Base (MIDB) recommendations received mid 2014; MCJSB and APP-15 guidance.</w:t>
      </w:r>
    </w:p>
    <w:p w14:paraId="0DF336EF" w14:textId="2737F549" w:rsidR="00CE07FC" w:rsidRPr="006F693A" w:rsidRDefault="00CE07FC" w:rsidP="00AF32FF">
      <w:pPr>
        <w:pStyle w:val="ListParagraph"/>
        <w:numPr>
          <w:ilvl w:val="1"/>
          <w:numId w:val="1"/>
        </w:numPr>
        <w:tabs>
          <w:tab w:val="clear" w:pos="774"/>
        </w:tabs>
        <w:spacing w:after="120"/>
        <w:ind w:left="900" w:hanging="540"/>
        <w:contextualSpacing w:val="0"/>
      </w:pPr>
      <w:r w:rsidRPr="006F693A">
        <w:t>Report from the NATO 64th SAIERP (Mr. Power, USAF).</w:t>
      </w:r>
      <w:r w:rsidR="007C7313" w:rsidRPr="006F693A">
        <w:t xml:space="preserve">  </w:t>
      </w:r>
      <w:r w:rsidRPr="006F693A">
        <w:rPr>
          <w:rFonts w:cs="Arial"/>
        </w:rPr>
        <w:t xml:space="preserve">The Senior Air IER Panel was held 5-7 Dec 2016 at NATO HQ. </w:t>
      </w:r>
      <w:r w:rsidRPr="006F693A">
        <w:t>The full report can be found on the USMTF Web Portal under CCB 2017-1. Highlights from the report are as follows.</w:t>
      </w:r>
    </w:p>
    <w:p w14:paraId="1CA99478" w14:textId="3367CC80" w:rsidR="00CE07FC" w:rsidDel="00AF6942" w:rsidRDefault="00CE07FC" w:rsidP="00AF32FF">
      <w:pPr>
        <w:pStyle w:val="ListParagraph"/>
        <w:numPr>
          <w:ilvl w:val="2"/>
          <w:numId w:val="8"/>
        </w:numPr>
        <w:spacing w:after="120"/>
        <w:rPr>
          <w:del w:id="88" w:author="Robert Marshburn" w:date="2018-02-07T13:36:00Z"/>
        </w:rPr>
      </w:pPr>
      <w:del w:id="89" w:author="Robert Marshburn" w:date="2018-02-07T13:36:00Z">
        <w:r w:rsidRPr="006F693A" w:rsidDel="00AF6942">
          <w:delText>The SAIER Panel is working on messages to support Close Air Support (CAS) and Joint Terminal Attack Controller (</w:delText>
        </w:r>
        <w:commentRangeStart w:id="90"/>
        <w:r w:rsidRPr="006F693A" w:rsidDel="00AF6942">
          <w:delText>JTAC</w:delText>
        </w:r>
        <w:commentRangeEnd w:id="90"/>
        <w:r w:rsidR="00E73F24" w:rsidDel="00AF6942">
          <w:rPr>
            <w:rStyle w:val="CommentReference"/>
          </w:rPr>
          <w:commentReference w:id="90"/>
        </w:r>
        <w:r w:rsidRPr="006F693A" w:rsidDel="00AF6942">
          <w:delText>).</w:delText>
        </w:r>
      </w:del>
    </w:p>
    <w:p w14:paraId="301D1894" w14:textId="0D0AB978" w:rsidR="00AF6942" w:rsidRDefault="00AF6942" w:rsidP="00AF32FF">
      <w:pPr>
        <w:pStyle w:val="ListParagraph"/>
        <w:numPr>
          <w:ilvl w:val="2"/>
          <w:numId w:val="8"/>
        </w:numPr>
        <w:spacing w:after="120"/>
        <w:rPr>
          <w:ins w:id="91" w:author="Robert Marshburn" w:date="2018-02-07T13:37:00Z"/>
        </w:rPr>
      </w:pPr>
      <w:ins w:id="92" w:author="Robert Marshburn" w:date="2018-02-07T13:37:00Z">
        <w:r w:rsidRPr="00AF6942">
          <w:t>SAIERP to incorporate Close Air Support (CAS) messages from ATP-3.3.2.1 into APP-11. The panel prepared a letter for the MCASB Chairman to send to the AIRCOM A3 requesting NATO Forward Air Controller and CAS Forum to consider the SAIERP proposal to incorporate CAS messages from ATP-3.3.2.1 into APP-11. Secretary is coordinating with the custodian of ATP-3.3.2.1 on submitting the voice templates for inclusion in APP-11</w:t>
        </w:r>
      </w:ins>
    </w:p>
    <w:p w14:paraId="0E25FCC4" w14:textId="77777777" w:rsidR="00AF6942" w:rsidRDefault="00AF6942">
      <w:pPr>
        <w:pStyle w:val="ListParagraph"/>
        <w:spacing w:after="120"/>
        <w:ind w:left="1440"/>
        <w:rPr>
          <w:ins w:id="93" w:author="Robert Marshburn" w:date="2018-02-07T13:37:00Z"/>
        </w:rPr>
        <w:pPrChange w:id="94" w:author="Robert Marshburn" w:date="2018-02-07T13:37:00Z">
          <w:pPr>
            <w:pStyle w:val="ListParagraph"/>
            <w:numPr>
              <w:ilvl w:val="2"/>
              <w:numId w:val="8"/>
            </w:numPr>
            <w:spacing w:after="120"/>
            <w:ind w:left="1440" w:hanging="720"/>
          </w:pPr>
        </w:pPrChange>
      </w:pPr>
    </w:p>
    <w:p w14:paraId="3271753D" w14:textId="6F9482C5" w:rsidR="00AF6942" w:rsidRDefault="00AF6942" w:rsidP="00AF32FF">
      <w:pPr>
        <w:pStyle w:val="ListParagraph"/>
        <w:numPr>
          <w:ilvl w:val="2"/>
          <w:numId w:val="8"/>
        </w:numPr>
        <w:spacing w:after="120"/>
        <w:rPr>
          <w:ins w:id="95" w:author="Robert Marshburn" w:date="2018-02-07T13:37:00Z"/>
        </w:rPr>
      </w:pPr>
      <w:ins w:id="96" w:author="Robert Marshburn" w:date="2018-02-07T13:37:00Z">
        <w:r w:rsidRPr="00AF6942">
          <w:lastRenderedPageBreak/>
          <w:t>Incorporation of NATO Joint Terminal Attack Controller (JTAC) messages into standard machine to machine message formats. AIRCOM is going to engage with the Chairman of the SAIERP to work on getting the messages into APP-11.</w:t>
        </w:r>
      </w:ins>
    </w:p>
    <w:p w14:paraId="62BB24BB" w14:textId="77777777" w:rsidR="00AF6942" w:rsidRDefault="00AF6942">
      <w:pPr>
        <w:pStyle w:val="ListParagraph"/>
        <w:rPr>
          <w:ins w:id="97" w:author="Robert Marshburn" w:date="2018-02-07T13:37:00Z"/>
        </w:rPr>
        <w:pPrChange w:id="98" w:author="Robert Marshburn" w:date="2018-02-07T13:37:00Z">
          <w:pPr>
            <w:pStyle w:val="ListParagraph"/>
            <w:numPr>
              <w:ilvl w:val="2"/>
              <w:numId w:val="8"/>
            </w:numPr>
            <w:spacing w:after="120"/>
            <w:ind w:left="1440" w:hanging="720"/>
          </w:pPr>
        </w:pPrChange>
      </w:pPr>
    </w:p>
    <w:p w14:paraId="625E9D08" w14:textId="2FD763C8" w:rsidR="00AF6942" w:rsidRPr="006F693A" w:rsidRDefault="00AF6942" w:rsidP="00AF32FF">
      <w:pPr>
        <w:pStyle w:val="ListParagraph"/>
        <w:numPr>
          <w:ilvl w:val="2"/>
          <w:numId w:val="8"/>
        </w:numPr>
        <w:spacing w:after="120"/>
        <w:rPr>
          <w:ins w:id="99" w:author="Robert Marshburn" w:date="2018-02-07T13:36:00Z"/>
        </w:rPr>
      </w:pPr>
      <w:ins w:id="100" w:author="Robert Marshburn" w:date="2018-02-07T13:37:00Z">
        <w:r w:rsidRPr="00AF6942">
          <w:t>Aircraft List Review. The panel is reviewing the ADatP-3 aircraft list (FFIRN/FUDN 1015/20). Day 1 of the 64th SAIERP was devoted to reviewing the aircraft list. Panel members addressed 400 aircraft entries, of which 265 will be proposed for deletion and 23 new items were added. Work will continue at the next meeting. Potential impact to USMTF.</w:t>
        </w:r>
      </w:ins>
    </w:p>
    <w:p w14:paraId="56D91CF8" w14:textId="2DD845BB" w:rsidR="00CE07FC" w:rsidRPr="006F693A" w:rsidRDefault="00CE07FC" w:rsidP="00AF32FF">
      <w:pPr>
        <w:pStyle w:val="ListParagraph"/>
        <w:numPr>
          <w:ilvl w:val="2"/>
          <w:numId w:val="8"/>
        </w:numPr>
        <w:spacing w:before="240" w:after="120"/>
        <w:contextualSpacing w:val="0"/>
      </w:pPr>
      <w:r w:rsidRPr="006F693A">
        <w:rPr>
          <w:rFonts w:cs="Arial"/>
        </w:rPr>
        <w:t>Airspace Control. Disconnects were identified between NATO airspace control doctrine (AJP-3.3.5 and SUPLAN M) and ADatP-3. The SAIERP briefed the AOWG who forwarded the issue to the Joint Air Power Competence Centre (JAPCC) for action. The SAIERP Secretary will be tracking the progression of JAPCC actions. Also of interest to this action is the briefing by the custodian for AJP-3.3.5 concerning the recent updates to JP 3-52.</w:t>
      </w:r>
    </w:p>
    <w:p w14:paraId="2C8FE396" w14:textId="1F9090C1" w:rsidR="00F671F2" w:rsidRPr="006F693A" w:rsidRDefault="00F671F2" w:rsidP="00AF32FF">
      <w:pPr>
        <w:pStyle w:val="ListParagraph"/>
        <w:numPr>
          <w:ilvl w:val="2"/>
          <w:numId w:val="8"/>
        </w:numPr>
        <w:spacing w:after="120"/>
        <w:contextualSpacing w:val="0"/>
      </w:pPr>
      <w:r w:rsidRPr="006F693A">
        <w:rPr>
          <w:rFonts w:cs="Arial"/>
          <w:spacing w:val="-2"/>
        </w:rPr>
        <w:t>Altitude</w:t>
      </w:r>
      <w:r w:rsidRPr="006F693A">
        <w:rPr>
          <w:rFonts w:cs="Arial"/>
          <w:spacing w:val="-3"/>
        </w:rPr>
        <w:t xml:space="preserve"> </w:t>
      </w:r>
      <w:r w:rsidRPr="006F693A">
        <w:rPr>
          <w:rFonts w:cs="Arial"/>
          <w:spacing w:val="-2"/>
        </w:rPr>
        <w:t>Related</w:t>
      </w:r>
      <w:r w:rsidRPr="006F693A">
        <w:rPr>
          <w:rFonts w:cs="Arial"/>
          <w:spacing w:val="-7"/>
        </w:rPr>
        <w:t xml:space="preserve"> </w:t>
      </w:r>
      <w:r w:rsidRPr="006F693A">
        <w:rPr>
          <w:rFonts w:cs="Arial"/>
          <w:spacing w:val="-1"/>
        </w:rPr>
        <w:t>Items:</w:t>
      </w:r>
      <w:r w:rsidRPr="006F693A">
        <w:rPr>
          <w:rFonts w:cs="Arial"/>
        </w:rPr>
        <w:t xml:space="preserve">  The</w:t>
      </w:r>
      <w:r w:rsidRPr="006F693A">
        <w:rPr>
          <w:rFonts w:cs="Arial"/>
          <w:spacing w:val="-2"/>
        </w:rPr>
        <w:t xml:space="preserve"> purpose of this item was to review the numerous uses of altitude related terminology in ADatP-3/APP-11 and develop a game plan for harmonization. TUR had been reviewing the spreadsheet of altitude related items from the ADatP-3 data base to identify potential harmonization issues and was expected to provide an update; however, due to change of TUR personnel, the action was dropped. The panel discussed this action and in the absence of a known issue, agreed that the item should be closed and removed from the programme of work.</w:t>
      </w:r>
    </w:p>
    <w:p w14:paraId="30C1062A" w14:textId="09D9C0AC" w:rsidR="00F671F2" w:rsidRPr="006F693A" w:rsidRDefault="00F671F2" w:rsidP="00AF32FF">
      <w:pPr>
        <w:pStyle w:val="ListParagraph"/>
        <w:numPr>
          <w:ilvl w:val="2"/>
          <w:numId w:val="8"/>
        </w:numPr>
        <w:spacing w:after="120"/>
        <w:contextualSpacing w:val="0"/>
      </w:pPr>
      <w:r w:rsidRPr="006F693A">
        <w:rPr>
          <w:rFonts w:cs="Arial"/>
        </w:rPr>
        <w:t>Air Tasking Order (ATO)</w:t>
      </w:r>
      <w:r w:rsidRPr="006F693A">
        <w:rPr>
          <w:rFonts w:cs="Arial"/>
          <w:spacing w:val="-3"/>
        </w:rPr>
        <w:t xml:space="preserve"> </w:t>
      </w:r>
      <w:r w:rsidRPr="006F693A">
        <w:rPr>
          <w:rFonts w:cs="Arial"/>
          <w:spacing w:val="-2"/>
        </w:rPr>
        <w:t>Update</w:t>
      </w:r>
      <w:r w:rsidRPr="006F693A">
        <w:rPr>
          <w:rFonts w:cs="Arial"/>
          <w:spacing w:val="-8"/>
        </w:rPr>
        <w:t xml:space="preserve"> </w:t>
      </w:r>
      <w:r w:rsidRPr="006F693A">
        <w:rPr>
          <w:rFonts w:cs="Arial"/>
          <w:spacing w:val="-2"/>
        </w:rPr>
        <w:t>(ACCS).</w:t>
      </w:r>
      <w:r w:rsidRPr="006F693A">
        <w:rPr>
          <w:rFonts w:cs="Arial"/>
          <w:spacing w:val="45"/>
        </w:rPr>
        <w:t xml:space="preserve"> </w:t>
      </w:r>
      <w:r w:rsidRPr="006F693A">
        <w:rPr>
          <w:rFonts w:cs="Arial"/>
          <w:spacing w:val="-2"/>
        </w:rPr>
        <w:t>The panel</w:t>
      </w:r>
      <w:r w:rsidRPr="006F693A">
        <w:rPr>
          <w:rFonts w:cs="Arial"/>
        </w:rPr>
        <w:t xml:space="preserve"> is</w:t>
      </w:r>
      <w:r w:rsidRPr="006F693A">
        <w:rPr>
          <w:rFonts w:cs="Arial"/>
          <w:spacing w:val="-3"/>
        </w:rPr>
        <w:t xml:space="preserve"> </w:t>
      </w:r>
      <w:r w:rsidRPr="006F693A">
        <w:rPr>
          <w:rFonts w:cs="Arial"/>
          <w:spacing w:val="-2"/>
        </w:rPr>
        <w:t xml:space="preserve">developing </w:t>
      </w:r>
      <w:r w:rsidRPr="006F693A">
        <w:rPr>
          <w:rFonts w:cs="Arial"/>
        </w:rPr>
        <w:t>an</w:t>
      </w:r>
      <w:r w:rsidRPr="006F693A">
        <w:rPr>
          <w:rFonts w:cs="Arial"/>
          <w:spacing w:val="-1"/>
        </w:rPr>
        <w:t xml:space="preserve"> </w:t>
      </w:r>
      <w:r w:rsidRPr="006F693A">
        <w:rPr>
          <w:rFonts w:cs="Arial"/>
        </w:rPr>
        <w:t>IER</w:t>
      </w:r>
      <w:r w:rsidRPr="006F693A">
        <w:rPr>
          <w:rFonts w:cs="Arial"/>
          <w:spacing w:val="1"/>
        </w:rPr>
        <w:t xml:space="preserve"> </w:t>
      </w:r>
      <w:r w:rsidRPr="006F693A">
        <w:rPr>
          <w:rFonts w:cs="Arial"/>
          <w:spacing w:val="-3"/>
        </w:rPr>
        <w:t>for</w:t>
      </w:r>
      <w:r w:rsidRPr="006F693A">
        <w:rPr>
          <w:rFonts w:cs="Arial"/>
          <w:spacing w:val="-2"/>
        </w:rPr>
        <w:t xml:space="preserve"> </w:t>
      </w:r>
      <w:r w:rsidRPr="006F693A">
        <w:rPr>
          <w:rFonts w:cs="Arial"/>
          <w:spacing w:val="-1"/>
        </w:rPr>
        <w:t>the</w:t>
      </w:r>
      <w:r w:rsidRPr="006F693A">
        <w:rPr>
          <w:rFonts w:cs="Arial"/>
          <w:spacing w:val="-2"/>
        </w:rPr>
        <w:t xml:space="preserve"> </w:t>
      </w:r>
      <w:r w:rsidRPr="006F693A">
        <w:rPr>
          <w:rFonts w:cs="Arial"/>
          <w:spacing w:val="-1"/>
        </w:rPr>
        <w:t>ATO</w:t>
      </w:r>
      <w:r w:rsidRPr="006F693A">
        <w:rPr>
          <w:rFonts w:cs="Arial"/>
          <w:spacing w:val="-5"/>
        </w:rPr>
        <w:t xml:space="preserve"> </w:t>
      </w:r>
      <w:r w:rsidRPr="006F693A">
        <w:rPr>
          <w:rFonts w:cs="Arial"/>
          <w:spacing w:val="-1"/>
        </w:rPr>
        <w:t>MTF</w:t>
      </w:r>
      <w:r w:rsidRPr="006F693A">
        <w:rPr>
          <w:rFonts w:cs="Arial"/>
          <w:spacing w:val="-2"/>
        </w:rPr>
        <w:t xml:space="preserve"> </w:t>
      </w:r>
      <w:r w:rsidRPr="006F693A">
        <w:rPr>
          <w:rFonts w:cs="Arial"/>
          <w:spacing w:val="-1"/>
        </w:rPr>
        <w:t>to</w:t>
      </w:r>
      <w:r w:rsidRPr="006F693A">
        <w:rPr>
          <w:rFonts w:cs="Arial"/>
          <w:spacing w:val="1"/>
        </w:rPr>
        <w:t xml:space="preserve"> </w:t>
      </w:r>
      <w:r w:rsidRPr="006F693A">
        <w:rPr>
          <w:rFonts w:cs="Arial"/>
          <w:spacing w:val="-1"/>
        </w:rPr>
        <w:t>add</w:t>
      </w:r>
      <w:r w:rsidRPr="006F693A">
        <w:rPr>
          <w:rFonts w:cs="Arial"/>
          <w:spacing w:val="-3"/>
        </w:rPr>
        <w:t xml:space="preserve"> </w:t>
      </w:r>
      <w:r w:rsidRPr="006F693A">
        <w:rPr>
          <w:rFonts w:cs="Arial"/>
          <w:spacing w:val="-2"/>
        </w:rPr>
        <w:t>alternatives</w:t>
      </w:r>
      <w:r w:rsidRPr="006F693A">
        <w:rPr>
          <w:rFonts w:cs="Arial"/>
          <w:spacing w:val="-1"/>
        </w:rPr>
        <w:t xml:space="preserve"> for</w:t>
      </w:r>
      <w:r w:rsidRPr="006F693A">
        <w:rPr>
          <w:rFonts w:cs="Arial"/>
          <w:spacing w:val="57"/>
        </w:rPr>
        <w:t xml:space="preserve"> </w:t>
      </w:r>
      <w:r w:rsidRPr="006F693A">
        <w:rPr>
          <w:rFonts w:cs="Arial"/>
          <w:spacing w:val="-2"/>
        </w:rPr>
        <w:t>flight</w:t>
      </w:r>
      <w:r w:rsidRPr="006F693A">
        <w:rPr>
          <w:rFonts w:cs="Arial"/>
          <w:spacing w:val="41"/>
        </w:rPr>
        <w:t xml:space="preserve"> </w:t>
      </w:r>
      <w:r w:rsidRPr="006F693A">
        <w:rPr>
          <w:rFonts w:cs="Arial"/>
          <w:spacing w:val="-1"/>
        </w:rPr>
        <w:t>level</w:t>
      </w:r>
      <w:r w:rsidRPr="006F693A">
        <w:rPr>
          <w:rFonts w:cs="Arial"/>
          <w:spacing w:val="-4"/>
        </w:rPr>
        <w:t xml:space="preserve"> </w:t>
      </w:r>
      <w:r w:rsidRPr="006F693A">
        <w:rPr>
          <w:rFonts w:cs="Arial"/>
          <w:spacing w:val="-1"/>
        </w:rPr>
        <w:t>and</w:t>
      </w:r>
      <w:r w:rsidRPr="006F693A">
        <w:rPr>
          <w:rFonts w:cs="Arial"/>
          <w:spacing w:val="-2"/>
        </w:rPr>
        <w:t xml:space="preserve"> correct</w:t>
      </w:r>
      <w:r w:rsidRPr="006F693A">
        <w:rPr>
          <w:rFonts w:cs="Arial"/>
          <w:spacing w:val="-4"/>
        </w:rPr>
        <w:t xml:space="preserve"> </w:t>
      </w:r>
      <w:r w:rsidRPr="006F693A">
        <w:rPr>
          <w:rFonts w:cs="Arial"/>
          <w:spacing w:val="-2"/>
        </w:rPr>
        <w:t>shape</w:t>
      </w:r>
      <w:r w:rsidRPr="006F693A">
        <w:rPr>
          <w:rFonts w:cs="Arial"/>
          <w:spacing w:val="1"/>
        </w:rPr>
        <w:t xml:space="preserve"> </w:t>
      </w:r>
      <w:r w:rsidRPr="006F693A">
        <w:rPr>
          <w:rFonts w:cs="Arial"/>
          <w:spacing w:val="-3"/>
        </w:rPr>
        <w:t>and</w:t>
      </w:r>
      <w:r w:rsidRPr="006F693A">
        <w:rPr>
          <w:rFonts w:cs="Arial"/>
          <w:spacing w:val="-5"/>
        </w:rPr>
        <w:t xml:space="preserve"> </w:t>
      </w:r>
      <w:r w:rsidRPr="006F693A">
        <w:rPr>
          <w:rFonts w:cs="Arial"/>
          <w:spacing w:val="-2"/>
        </w:rPr>
        <w:t>documentation</w:t>
      </w:r>
      <w:r w:rsidRPr="006F693A">
        <w:rPr>
          <w:rFonts w:cs="Arial"/>
          <w:spacing w:val="-3"/>
        </w:rPr>
        <w:t xml:space="preserve"> </w:t>
      </w:r>
      <w:r w:rsidRPr="006F693A">
        <w:rPr>
          <w:rFonts w:cs="Arial"/>
          <w:spacing w:val="-2"/>
        </w:rPr>
        <w:t>deficiencies.</w:t>
      </w:r>
      <w:r w:rsidRPr="006F693A">
        <w:rPr>
          <w:rFonts w:cs="Arial"/>
          <w:spacing w:val="1"/>
        </w:rPr>
        <w:t xml:space="preserve"> </w:t>
      </w:r>
      <w:r w:rsidRPr="006F693A">
        <w:rPr>
          <w:rFonts w:cs="Arial"/>
          <w:spacing w:val="-2"/>
        </w:rPr>
        <w:t>This</w:t>
      </w:r>
      <w:r w:rsidRPr="006F693A">
        <w:rPr>
          <w:rFonts w:cs="Arial"/>
          <w:spacing w:val="1"/>
        </w:rPr>
        <w:t xml:space="preserve"> </w:t>
      </w:r>
      <w:r w:rsidRPr="006F693A">
        <w:rPr>
          <w:rFonts w:cs="Arial"/>
          <w:spacing w:val="-2"/>
        </w:rPr>
        <w:t xml:space="preserve">IER </w:t>
      </w:r>
      <w:r w:rsidRPr="006F693A">
        <w:rPr>
          <w:rFonts w:cs="Arial"/>
        </w:rPr>
        <w:t>is</w:t>
      </w:r>
      <w:r w:rsidRPr="006F693A">
        <w:rPr>
          <w:rFonts w:cs="Arial"/>
          <w:spacing w:val="-3"/>
        </w:rPr>
        <w:t xml:space="preserve"> </w:t>
      </w:r>
      <w:r w:rsidRPr="006F693A">
        <w:rPr>
          <w:rFonts w:cs="Arial"/>
          <w:spacing w:val="-2"/>
        </w:rPr>
        <w:t>supporting</w:t>
      </w:r>
      <w:r w:rsidRPr="006F693A">
        <w:rPr>
          <w:rFonts w:cs="Arial"/>
          <w:spacing w:val="-3"/>
        </w:rPr>
        <w:t xml:space="preserve"> ACCS</w:t>
      </w:r>
      <w:r w:rsidRPr="006F693A">
        <w:rPr>
          <w:rFonts w:cs="Arial"/>
          <w:spacing w:val="77"/>
        </w:rPr>
        <w:t xml:space="preserve"> </w:t>
      </w:r>
      <w:r w:rsidRPr="006F693A">
        <w:rPr>
          <w:rFonts w:cs="Arial"/>
          <w:spacing w:val="-2"/>
        </w:rPr>
        <w:t>development.</w:t>
      </w:r>
      <w:r w:rsidRPr="006F693A">
        <w:rPr>
          <w:rFonts w:cs="Arial"/>
          <w:spacing w:val="46"/>
        </w:rPr>
        <w:t xml:space="preserve"> </w:t>
      </w:r>
      <w:r w:rsidRPr="006F693A">
        <w:rPr>
          <w:rFonts w:cs="Arial"/>
          <w:spacing w:val="-2"/>
        </w:rPr>
        <w:t>The</w:t>
      </w:r>
      <w:r w:rsidRPr="006F693A">
        <w:rPr>
          <w:rFonts w:cs="Arial"/>
          <w:spacing w:val="73"/>
        </w:rPr>
        <w:t xml:space="preserve"> </w:t>
      </w:r>
      <w:r w:rsidRPr="006F693A">
        <w:rPr>
          <w:rFonts w:cs="Arial"/>
          <w:spacing w:val="-1"/>
        </w:rPr>
        <w:t>IER</w:t>
      </w:r>
      <w:r w:rsidRPr="006F693A">
        <w:rPr>
          <w:rFonts w:cs="Arial"/>
        </w:rPr>
        <w:t xml:space="preserve"> is</w:t>
      </w:r>
      <w:r w:rsidRPr="006F693A">
        <w:rPr>
          <w:rFonts w:cs="Arial"/>
          <w:spacing w:val="-3"/>
        </w:rPr>
        <w:t xml:space="preserve"> </w:t>
      </w:r>
      <w:r w:rsidRPr="006F693A">
        <w:rPr>
          <w:rFonts w:cs="Arial"/>
          <w:spacing w:val="-2"/>
        </w:rPr>
        <w:t>currently</w:t>
      </w:r>
      <w:r w:rsidRPr="006F693A">
        <w:rPr>
          <w:rFonts w:cs="Arial"/>
          <w:spacing w:val="2"/>
        </w:rPr>
        <w:t xml:space="preserve"> </w:t>
      </w:r>
      <w:r w:rsidRPr="006F693A">
        <w:rPr>
          <w:rFonts w:cs="Arial"/>
        </w:rPr>
        <w:t>in</w:t>
      </w:r>
      <w:r w:rsidRPr="006F693A">
        <w:rPr>
          <w:rFonts w:cs="Arial"/>
          <w:spacing w:val="-1"/>
        </w:rPr>
        <w:t xml:space="preserve"> </w:t>
      </w:r>
      <w:r w:rsidRPr="006F693A">
        <w:rPr>
          <w:rFonts w:cs="Arial"/>
          <w:spacing w:val="-2"/>
        </w:rPr>
        <w:t>APP-15</w:t>
      </w:r>
      <w:r w:rsidRPr="006F693A">
        <w:rPr>
          <w:rFonts w:cs="Arial"/>
          <w:spacing w:val="1"/>
        </w:rPr>
        <w:t xml:space="preserve"> </w:t>
      </w:r>
      <w:r w:rsidRPr="006F693A">
        <w:rPr>
          <w:rFonts w:cs="Arial"/>
          <w:spacing w:val="-2"/>
        </w:rPr>
        <w:t>Step</w:t>
      </w:r>
      <w:r w:rsidRPr="006F693A">
        <w:rPr>
          <w:rFonts w:cs="Arial"/>
          <w:spacing w:val="-5"/>
        </w:rPr>
        <w:t xml:space="preserve"> </w:t>
      </w:r>
      <w:r w:rsidRPr="006F693A">
        <w:rPr>
          <w:rFonts w:cs="Arial"/>
        </w:rPr>
        <w:t>2</w:t>
      </w:r>
      <w:r w:rsidRPr="006F693A">
        <w:rPr>
          <w:rFonts w:cs="Arial"/>
          <w:spacing w:val="-1"/>
        </w:rPr>
        <w:t xml:space="preserve"> </w:t>
      </w:r>
      <w:r w:rsidRPr="006F693A">
        <w:rPr>
          <w:rFonts w:cs="Arial"/>
          <w:spacing w:val="-2"/>
        </w:rPr>
        <w:t>(Draft</w:t>
      </w:r>
      <w:r w:rsidRPr="006F693A">
        <w:rPr>
          <w:rFonts w:cs="Arial"/>
          <w:spacing w:val="1"/>
        </w:rPr>
        <w:t xml:space="preserve"> </w:t>
      </w:r>
      <w:r w:rsidRPr="006F693A">
        <w:rPr>
          <w:rFonts w:cs="Arial"/>
        </w:rPr>
        <w:t>IER</w:t>
      </w:r>
      <w:r w:rsidRPr="006F693A">
        <w:rPr>
          <w:rFonts w:cs="Arial"/>
          <w:spacing w:val="-5"/>
        </w:rPr>
        <w:t xml:space="preserve"> </w:t>
      </w:r>
      <w:r w:rsidRPr="006F693A">
        <w:rPr>
          <w:rFonts w:cs="Arial"/>
          <w:spacing w:val="-2"/>
        </w:rPr>
        <w:t>Development). Potential impact to USMTF. The panel intends to address ATO requirements with HQ AIRCOM at the 65</w:t>
      </w:r>
      <w:r w:rsidRPr="006F693A">
        <w:rPr>
          <w:rFonts w:cs="Arial"/>
          <w:spacing w:val="-2"/>
          <w:vertAlign w:val="superscript"/>
        </w:rPr>
        <w:t>th</w:t>
      </w:r>
      <w:r w:rsidRPr="006F693A">
        <w:rPr>
          <w:rFonts w:cs="Arial"/>
          <w:spacing w:val="-2"/>
        </w:rPr>
        <w:t xml:space="preserve"> SAIERP, 22-24 March.</w:t>
      </w:r>
    </w:p>
    <w:p w14:paraId="7833E5CC" w14:textId="0488A0B1" w:rsidR="00F671F2" w:rsidRPr="006F693A" w:rsidDel="005F785A" w:rsidRDefault="00F671F2" w:rsidP="00AF32FF">
      <w:pPr>
        <w:pStyle w:val="ListParagraph"/>
        <w:numPr>
          <w:ilvl w:val="2"/>
          <w:numId w:val="8"/>
        </w:numPr>
        <w:spacing w:after="120"/>
        <w:contextualSpacing w:val="0"/>
        <w:rPr>
          <w:del w:id="101" w:author="Robert Marshburn" w:date="2018-02-07T15:14:00Z"/>
        </w:rPr>
      </w:pPr>
      <w:del w:id="102" w:author="Robert Marshburn" w:date="2018-02-07T15:14:00Z">
        <w:r w:rsidRPr="006F693A" w:rsidDel="005F785A">
          <w:rPr>
            <w:rFonts w:cs="Arial"/>
            <w:spacing w:val="-2"/>
          </w:rPr>
          <w:delText>BMD:</w:delText>
        </w:r>
        <w:r w:rsidRPr="006F693A" w:rsidDel="005F785A">
          <w:rPr>
            <w:rFonts w:cs="Arial"/>
            <w:spacing w:val="46"/>
          </w:rPr>
          <w:delText xml:space="preserve"> </w:delText>
        </w:r>
        <w:r w:rsidRPr="006F693A" w:rsidDel="005F785A">
          <w:rPr>
            <w:rFonts w:cs="Arial"/>
            <w:spacing w:val="-2"/>
          </w:rPr>
          <w:delText>The panel</w:delText>
        </w:r>
        <w:r w:rsidRPr="006F693A" w:rsidDel="005F785A">
          <w:rPr>
            <w:rFonts w:cs="Arial"/>
            <w:spacing w:val="-3"/>
          </w:rPr>
          <w:delText xml:space="preserve"> </w:delText>
        </w:r>
        <w:r w:rsidRPr="006F693A" w:rsidDel="005F785A">
          <w:rPr>
            <w:rFonts w:cs="Arial"/>
            <w:spacing w:val="-2"/>
          </w:rPr>
          <w:delText xml:space="preserve">developed an IER to update </w:delText>
        </w:r>
        <w:r w:rsidR="00593A45" w:rsidRPr="006F693A" w:rsidDel="005F785A">
          <w:rPr>
            <w:rFonts w:cs="Arial"/>
            <w:spacing w:val="-2"/>
          </w:rPr>
          <w:delText>Ballistic Missile Defense (</w:delText>
        </w:r>
        <w:r w:rsidRPr="006F693A" w:rsidDel="005F785A">
          <w:rPr>
            <w:rFonts w:cs="Arial"/>
            <w:spacing w:val="-2"/>
          </w:rPr>
          <w:delText>BMD</w:delText>
        </w:r>
        <w:r w:rsidR="00593A45" w:rsidRPr="006F693A" w:rsidDel="005F785A">
          <w:rPr>
            <w:rFonts w:cs="Arial"/>
            <w:spacing w:val="-2"/>
          </w:rPr>
          <w:delText>)</w:delText>
        </w:r>
        <w:r w:rsidRPr="006F693A" w:rsidDel="005F785A">
          <w:rPr>
            <w:rFonts w:cs="Arial"/>
            <w:spacing w:val="-2"/>
          </w:rPr>
          <w:delText xml:space="preserve"> IOC requirements for the Critical Asset List (CAL) and Surface-to-Air Weapon System Coverage Report (COVREP) messages. The IER was approved by NCI Agency BMD PO&amp;S and posted to the IER Repository for Joint Validation on 15 Feb 2017 with suspense of 30 Mar 2017 at which time the IER will be submitted for CP development.  No impact to </w:delText>
        </w:r>
        <w:commentRangeStart w:id="103"/>
        <w:r w:rsidRPr="006F693A" w:rsidDel="005F785A">
          <w:rPr>
            <w:rFonts w:cs="Arial"/>
            <w:spacing w:val="-2"/>
          </w:rPr>
          <w:delText>USMTF</w:delText>
        </w:r>
        <w:commentRangeEnd w:id="103"/>
        <w:r w:rsidR="005F785A" w:rsidDel="005F785A">
          <w:rPr>
            <w:rStyle w:val="CommentReference"/>
          </w:rPr>
          <w:commentReference w:id="103"/>
        </w:r>
        <w:r w:rsidRPr="006F693A" w:rsidDel="005F785A">
          <w:rPr>
            <w:rFonts w:cs="Arial"/>
            <w:spacing w:val="-2"/>
          </w:rPr>
          <w:delText>.</w:delText>
        </w:r>
      </w:del>
    </w:p>
    <w:p w14:paraId="7F5EF041" w14:textId="3F2088A5" w:rsidR="00F671F2" w:rsidRPr="006F693A" w:rsidDel="005F785A" w:rsidRDefault="00F671F2" w:rsidP="00AF32FF">
      <w:pPr>
        <w:pStyle w:val="ListParagraph"/>
        <w:numPr>
          <w:ilvl w:val="2"/>
          <w:numId w:val="8"/>
        </w:numPr>
        <w:spacing w:after="120"/>
        <w:contextualSpacing w:val="0"/>
        <w:rPr>
          <w:del w:id="104" w:author="Robert Marshburn" w:date="2018-02-07T15:14:00Z"/>
        </w:rPr>
      </w:pPr>
      <w:del w:id="105" w:author="Robert Marshburn" w:date="2018-02-07T15:14:00Z">
        <w:r w:rsidRPr="006F693A" w:rsidDel="005F785A">
          <w:rPr>
            <w:rFonts w:cs="Arial"/>
            <w:spacing w:val="-2"/>
          </w:rPr>
          <w:delText>Combat Net</w:delText>
        </w:r>
        <w:r w:rsidRPr="006F693A" w:rsidDel="005F785A">
          <w:rPr>
            <w:rFonts w:cs="Arial"/>
            <w:spacing w:val="-3"/>
          </w:rPr>
          <w:delText xml:space="preserve"> </w:delText>
        </w:r>
        <w:r w:rsidRPr="006F693A" w:rsidDel="005F785A">
          <w:rPr>
            <w:rFonts w:cs="Arial"/>
            <w:spacing w:val="-1"/>
          </w:rPr>
          <w:delText>Radio</w:delText>
        </w:r>
        <w:r w:rsidRPr="006F693A" w:rsidDel="005F785A">
          <w:rPr>
            <w:rFonts w:cs="Arial"/>
            <w:spacing w:val="-3"/>
          </w:rPr>
          <w:delText xml:space="preserve"> </w:delText>
        </w:r>
        <w:r w:rsidRPr="006F693A" w:rsidDel="005F785A">
          <w:rPr>
            <w:rFonts w:cs="Arial"/>
            <w:spacing w:val="-2"/>
          </w:rPr>
          <w:delText>(CNR)-Network Enabled</w:delText>
        </w:r>
        <w:r w:rsidRPr="006F693A" w:rsidDel="005F785A">
          <w:rPr>
            <w:rFonts w:cs="Arial"/>
            <w:spacing w:val="-3"/>
          </w:rPr>
          <w:delText xml:space="preserve"> </w:delText>
        </w:r>
        <w:r w:rsidRPr="006F693A" w:rsidDel="005F785A">
          <w:rPr>
            <w:rFonts w:cs="Arial"/>
            <w:spacing w:val="-4"/>
          </w:rPr>
          <w:delText>Weapons</w:delText>
        </w:r>
        <w:r w:rsidRPr="006F693A" w:rsidDel="005F785A">
          <w:rPr>
            <w:rFonts w:cs="Arial"/>
            <w:spacing w:val="-2"/>
          </w:rPr>
          <w:delText xml:space="preserve"> (NEW)</w:delText>
        </w:r>
        <w:r w:rsidRPr="006F693A" w:rsidDel="005F785A">
          <w:rPr>
            <w:rFonts w:cs="Arial"/>
            <w:spacing w:val="1"/>
          </w:rPr>
          <w:delText xml:space="preserve"> </w:delText>
        </w:r>
        <w:r w:rsidRPr="006F693A" w:rsidDel="005F785A">
          <w:rPr>
            <w:rFonts w:cs="Arial"/>
            <w:spacing w:val="-2"/>
          </w:rPr>
          <w:delText>Update.</w:delText>
        </w:r>
        <w:r w:rsidRPr="006F693A" w:rsidDel="005F785A">
          <w:rPr>
            <w:rFonts w:cs="Arial"/>
          </w:rPr>
          <w:delText xml:space="preserve"> </w:delText>
        </w:r>
        <w:r w:rsidRPr="006F693A" w:rsidDel="005F785A">
          <w:rPr>
            <w:rFonts w:cs="Arial"/>
            <w:spacing w:val="-2"/>
          </w:rPr>
          <w:delText>The</w:delText>
        </w:r>
        <w:r w:rsidRPr="006F693A" w:rsidDel="005F785A">
          <w:rPr>
            <w:rFonts w:cs="Arial"/>
            <w:spacing w:val="-4"/>
          </w:rPr>
          <w:delText xml:space="preserve"> </w:delText>
        </w:r>
        <w:r w:rsidRPr="006F693A" w:rsidDel="005F785A">
          <w:rPr>
            <w:rFonts w:cs="Arial"/>
            <w:spacing w:val="-1"/>
          </w:rPr>
          <w:delText xml:space="preserve">panel </w:delText>
        </w:r>
        <w:r w:rsidRPr="006F693A" w:rsidDel="005F785A">
          <w:rPr>
            <w:rFonts w:cs="Arial"/>
            <w:spacing w:val="-2"/>
          </w:rPr>
          <w:delText>is developing</w:delText>
        </w:r>
        <w:r w:rsidRPr="006F693A" w:rsidDel="005F785A">
          <w:rPr>
            <w:rFonts w:cs="Arial"/>
            <w:spacing w:val="-3"/>
          </w:rPr>
          <w:delText xml:space="preserve"> </w:delText>
        </w:r>
        <w:r w:rsidRPr="006F693A" w:rsidDel="005F785A">
          <w:rPr>
            <w:rFonts w:cs="Arial"/>
            <w:spacing w:val="-1"/>
          </w:rPr>
          <w:delText>an</w:delText>
        </w:r>
        <w:r w:rsidRPr="006F693A" w:rsidDel="005F785A">
          <w:rPr>
            <w:rFonts w:cs="Arial"/>
          </w:rPr>
          <w:delText xml:space="preserve"> </w:delText>
        </w:r>
        <w:r w:rsidRPr="006F693A" w:rsidDel="005F785A">
          <w:rPr>
            <w:rFonts w:cs="Arial"/>
            <w:spacing w:val="-1"/>
          </w:rPr>
          <w:delText>IER</w:delText>
        </w:r>
        <w:r w:rsidRPr="006F693A" w:rsidDel="005F785A">
          <w:rPr>
            <w:rFonts w:cs="Arial"/>
            <w:spacing w:val="-2"/>
          </w:rPr>
          <w:delText xml:space="preserve"> </w:delText>
        </w:r>
        <w:r w:rsidRPr="006F693A" w:rsidDel="005F785A">
          <w:rPr>
            <w:rFonts w:cs="Arial"/>
            <w:spacing w:val="-1"/>
          </w:rPr>
          <w:delText>to</w:delText>
        </w:r>
        <w:r w:rsidRPr="006F693A" w:rsidDel="005F785A">
          <w:rPr>
            <w:rFonts w:cs="Arial"/>
            <w:spacing w:val="1"/>
          </w:rPr>
          <w:delText xml:space="preserve"> </w:delText>
        </w:r>
        <w:r w:rsidRPr="006F693A" w:rsidDel="005F785A">
          <w:rPr>
            <w:rFonts w:cs="Arial"/>
            <w:spacing w:val="-2"/>
          </w:rPr>
          <w:delText>update</w:delText>
        </w:r>
        <w:r w:rsidRPr="006F693A" w:rsidDel="005F785A">
          <w:rPr>
            <w:rFonts w:cs="Arial"/>
            <w:spacing w:val="-4"/>
          </w:rPr>
          <w:delText xml:space="preserve"> </w:delText>
        </w:r>
        <w:r w:rsidRPr="006F693A" w:rsidDel="005F785A">
          <w:rPr>
            <w:rFonts w:cs="Arial"/>
            <w:spacing w:val="-1"/>
          </w:rPr>
          <w:delText>CNR</w:delText>
        </w:r>
        <w:r w:rsidRPr="006F693A" w:rsidDel="005F785A">
          <w:rPr>
            <w:rFonts w:cs="Arial"/>
            <w:spacing w:val="-4"/>
          </w:rPr>
          <w:delText xml:space="preserve"> </w:delText>
        </w:r>
        <w:r w:rsidRPr="006F693A" w:rsidDel="005F785A">
          <w:rPr>
            <w:rFonts w:cs="Arial"/>
            <w:spacing w:val="-1"/>
          </w:rPr>
          <w:delText>and</w:delText>
        </w:r>
        <w:r w:rsidRPr="006F693A" w:rsidDel="005F785A">
          <w:rPr>
            <w:rFonts w:cs="Arial"/>
            <w:spacing w:val="-3"/>
          </w:rPr>
          <w:delText xml:space="preserve"> NEW</w:delText>
        </w:r>
        <w:r w:rsidRPr="006F693A" w:rsidDel="005F785A">
          <w:rPr>
            <w:rFonts w:cs="Arial"/>
            <w:spacing w:val="-1"/>
          </w:rPr>
          <w:delText xml:space="preserve"> </w:delText>
        </w:r>
        <w:r w:rsidRPr="006F693A" w:rsidDel="005F785A">
          <w:rPr>
            <w:rFonts w:cs="Arial"/>
            <w:spacing w:val="-2"/>
          </w:rPr>
          <w:delText xml:space="preserve">requirements </w:delText>
        </w:r>
        <w:r w:rsidRPr="006F693A" w:rsidDel="005F785A">
          <w:rPr>
            <w:rFonts w:cs="Arial"/>
          </w:rPr>
          <w:delText>in</w:delText>
        </w:r>
        <w:r w:rsidRPr="006F693A" w:rsidDel="005F785A">
          <w:rPr>
            <w:rFonts w:cs="Arial"/>
            <w:spacing w:val="-1"/>
          </w:rPr>
          <w:delText xml:space="preserve"> </w:delText>
        </w:r>
        <w:r w:rsidRPr="006F693A" w:rsidDel="005F785A">
          <w:rPr>
            <w:rFonts w:cs="Arial"/>
            <w:spacing w:val="-2"/>
          </w:rPr>
          <w:delText>both</w:delText>
        </w:r>
        <w:r w:rsidRPr="006F693A" w:rsidDel="005F785A">
          <w:rPr>
            <w:rFonts w:cs="Arial"/>
            <w:spacing w:val="-3"/>
          </w:rPr>
          <w:delText xml:space="preserve"> </w:delText>
        </w:r>
        <w:r w:rsidRPr="006F693A" w:rsidDel="005F785A">
          <w:rPr>
            <w:rFonts w:cs="Arial"/>
            <w:spacing w:val="-1"/>
          </w:rPr>
          <w:delText xml:space="preserve">the </w:delText>
        </w:r>
        <w:r w:rsidRPr="006F693A" w:rsidDel="005F785A">
          <w:rPr>
            <w:rFonts w:cs="Arial"/>
            <w:spacing w:val="-2"/>
          </w:rPr>
          <w:delText>Link-</w:delText>
        </w:r>
        <w:r w:rsidRPr="006F693A" w:rsidDel="005F785A">
          <w:rPr>
            <w:rFonts w:cs="Arial"/>
            <w:spacing w:val="-1"/>
          </w:rPr>
          <w:delText>16 and</w:delText>
        </w:r>
        <w:r w:rsidRPr="006F693A" w:rsidDel="005F785A">
          <w:rPr>
            <w:rFonts w:cs="Arial"/>
            <w:spacing w:val="-3"/>
          </w:rPr>
          <w:delText xml:space="preserve"> </w:delText>
        </w:r>
        <w:r w:rsidRPr="006F693A" w:rsidDel="005F785A">
          <w:rPr>
            <w:rFonts w:cs="Arial"/>
            <w:spacing w:val="-2"/>
          </w:rPr>
          <w:delText>CNR segments</w:delText>
        </w:r>
        <w:r w:rsidRPr="006F693A" w:rsidDel="005F785A">
          <w:rPr>
            <w:rFonts w:cs="Arial"/>
            <w:spacing w:val="-1"/>
          </w:rPr>
          <w:delText xml:space="preserve"> </w:delText>
        </w:r>
        <w:r w:rsidRPr="006F693A" w:rsidDel="005F785A">
          <w:rPr>
            <w:rFonts w:cs="Arial"/>
          </w:rPr>
          <w:delText>of</w:delText>
        </w:r>
        <w:r w:rsidRPr="006F693A" w:rsidDel="005F785A">
          <w:rPr>
            <w:rFonts w:cs="Arial"/>
            <w:spacing w:val="-2"/>
          </w:rPr>
          <w:delText xml:space="preserve"> </w:delText>
        </w:r>
        <w:r w:rsidRPr="006F693A" w:rsidDel="005F785A">
          <w:rPr>
            <w:rFonts w:cs="Arial"/>
          </w:rPr>
          <w:delText xml:space="preserve">the </w:delText>
        </w:r>
        <w:r w:rsidRPr="006F693A" w:rsidDel="005F785A">
          <w:rPr>
            <w:rFonts w:cs="Arial"/>
            <w:spacing w:val="-3"/>
          </w:rPr>
          <w:delText>OPTASK</w:delText>
        </w:r>
        <w:r w:rsidRPr="006F693A" w:rsidDel="005F785A">
          <w:rPr>
            <w:rFonts w:cs="Arial"/>
            <w:spacing w:val="39"/>
          </w:rPr>
          <w:delText xml:space="preserve"> </w:delText>
        </w:r>
        <w:r w:rsidRPr="006F693A" w:rsidDel="005F785A">
          <w:rPr>
            <w:rFonts w:cs="Arial"/>
            <w:spacing w:val="-2"/>
          </w:rPr>
          <w:delText xml:space="preserve">LINK. Due to projected US IOC capability FY 2018, the panel agreed to reprioritize the IER ahead of the ATO and MISREP update IERs. The </w:delText>
        </w:r>
        <w:r w:rsidRPr="006F693A" w:rsidDel="005F785A">
          <w:rPr>
            <w:rFonts w:cs="Arial"/>
            <w:spacing w:val="-1"/>
          </w:rPr>
          <w:delText>IER</w:delText>
        </w:r>
        <w:r w:rsidRPr="006F693A" w:rsidDel="005F785A">
          <w:rPr>
            <w:rFonts w:cs="Arial"/>
          </w:rPr>
          <w:delText xml:space="preserve"> is</w:delText>
        </w:r>
        <w:r w:rsidRPr="006F693A" w:rsidDel="005F785A">
          <w:rPr>
            <w:rFonts w:cs="Arial"/>
            <w:spacing w:val="-4"/>
          </w:rPr>
          <w:delText xml:space="preserve"> </w:delText>
        </w:r>
        <w:r w:rsidRPr="006F693A" w:rsidDel="005F785A">
          <w:rPr>
            <w:rFonts w:cs="Arial"/>
            <w:spacing w:val="-2"/>
          </w:rPr>
          <w:delText>currently</w:delText>
        </w:r>
        <w:r w:rsidRPr="006F693A" w:rsidDel="005F785A">
          <w:rPr>
            <w:rFonts w:cs="Arial"/>
            <w:spacing w:val="-1"/>
          </w:rPr>
          <w:delText xml:space="preserve"> in</w:delText>
        </w:r>
        <w:r w:rsidRPr="006F693A" w:rsidDel="005F785A">
          <w:rPr>
            <w:rFonts w:cs="Arial"/>
            <w:spacing w:val="-3"/>
          </w:rPr>
          <w:delText xml:space="preserve"> </w:delText>
        </w:r>
        <w:r w:rsidRPr="006F693A" w:rsidDel="005F785A">
          <w:rPr>
            <w:rFonts w:cs="Arial"/>
            <w:spacing w:val="-2"/>
          </w:rPr>
          <w:delText>APP-15</w:delText>
        </w:r>
        <w:r w:rsidRPr="006F693A" w:rsidDel="005F785A">
          <w:rPr>
            <w:rFonts w:cs="Arial"/>
            <w:spacing w:val="1"/>
          </w:rPr>
          <w:delText xml:space="preserve"> </w:delText>
        </w:r>
        <w:r w:rsidRPr="006F693A" w:rsidDel="005F785A">
          <w:rPr>
            <w:rFonts w:cs="Arial"/>
            <w:spacing w:val="-2"/>
          </w:rPr>
          <w:delText>Step</w:delText>
        </w:r>
        <w:r w:rsidRPr="006F693A" w:rsidDel="005F785A">
          <w:rPr>
            <w:rFonts w:cs="Arial"/>
            <w:spacing w:val="-5"/>
          </w:rPr>
          <w:delText xml:space="preserve"> </w:delText>
        </w:r>
        <w:r w:rsidRPr="006F693A" w:rsidDel="005F785A">
          <w:rPr>
            <w:rFonts w:cs="Arial"/>
          </w:rPr>
          <w:delText>2</w:delText>
        </w:r>
        <w:r w:rsidRPr="006F693A" w:rsidDel="005F785A">
          <w:rPr>
            <w:rFonts w:cs="Arial"/>
            <w:spacing w:val="-1"/>
          </w:rPr>
          <w:delText xml:space="preserve"> </w:delText>
        </w:r>
        <w:r w:rsidRPr="006F693A" w:rsidDel="005F785A">
          <w:rPr>
            <w:rFonts w:cs="Arial"/>
            <w:spacing w:val="-2"/>
          </w:rPr>
          <w:delText>(Draft</w:delText>
        </w:r>
        <w:r w:rsidRPr="006F693A" w:rsidDel="005F785A">
          <w:rPr>
            <w:rFonts w:cs="Arial"/>
            <w:spacing w:val="1"/>
          </w:rPr>
          <w:delText xml:space="preserve"> </w:delText>
        </w:r>
        <w:r w:rsidRPr="006F693A" w:rsidDel="005F785A">
          <w:rPr>
            <w:rFonts w:cs="Arial"/>
            <w:spacing w:val="-2"/>
          </w:rPr>
          <w:delText>IER</w:delText>
        </w:r>
        <w:r w:rsidRPr="006F693A" w:rsidDel="005F785A">
          <w:rPr>
            <w:rFonts w:cs="Arial"/>
            <w:spacing w:val="62"/>
          </w:rPr>
          <w:delText xml:space="preserve"> </w:delText>
        </w:r>
        <w:r w:rsidRPr="006F693A" w:rsidDel="005F785A">
          <w:rPr>
            <w:rFonts w:cs="Arial"/>
            <w:spacing w:val="-2"/>
          </w:rPr>
          <w:delText>Development). No expected impact to USMTF.</w:delText>
        </w:r>
      </w:del>
    </w:p>
    <w:p w14:paraId="2BFA3E78" w14:textId="7BD1E551" w:rsidR="00F671F2" w:rsidRPr="006F693A" w:rsidRDefault="00F671F2" w:rsidP="00AF32FF">
      <w:pPr>
        <w:pStyle w:val="ListParagraph"/>
        <w:numPr>
          <w:ilvl w:val="2"/>
          <w:numId w:val="8"/>
        </w:numPr>
        <w:spacing w:after="120"/>
        <w:contextualSpacing w:val="0"/>
      </w:pPr>
      <w:r w:rsidRPr="006F693A">
        <w:rPr>
          <w:rFonts w:cs="Arial"/>
        </w:rPr>
        <w:t>NATO Fuel Types: The panel is developing an IER to update the NATO fuel type lists in ADatP-3. This IER is based on similar changes approved for USMTF in ICP M2015-07. The proposed refined IER was posted to the SAIERP web site for coordination with suspense of 30 Mar 2017, at which time it will be posted to the IER Repository for joint validation. This was already approved in USMTF.</w:t>
      </w:r>
    </w:p>
    <w:p w14:paraId="10DC5242" w14:textId="34205B39" w:rsidR="00F671F2" w:rsidRPr="006F693A" w:rsidRDefault="00F671F2" w:rsidP="00AF32FF">
      <w:pPr>
        <w:pStyle w:val="ListParagraph"/>
        <w:numPr>
          <w:ilvl w:val="2"/>
          <w:numId w:val="8"/>
        </w:numPr>
        <w:spacing w:after="120"/>
        <w:contextualSpacing w:val="0"/>
      </w:pPr>
      <w:r w:rsidRPr="006F693A">
        <w:rPr>
          <w:rFonts w:cs="Arial"/>
          <w:spacing w:val="-2"/>
        </w:rPr>
        <w:t>Personnel</w:t>
      </w:r>
      <w:r w:rsidRPr="006F693A">
        <w:rPr>
          <w:rFonts w:cs="Arial"/>
          <w:spacing w:val="-4"/>
        </w:rPr>
        <w:t xml:space="preserve"> </w:t>
      </w:r>
      <w:r w:rsidRPr="006F693A">
        <w:rPr>
          <w:rFonts w:cs="Arial"/>
          <w:spacing w:val="-2"/>
        </w:rPr>
        <w:t>Recovery.</w:t>
      </w:r>
      <w:r w:rsidRPr="006F693A">
        <w:rPr>
          <w:rFonts w:cs="Arial"/>
          <w:spacing w:val="46"/>
        </w:rPr>
        <w:t xml:space="preserve"> </w:t>
      </w:r>
      <w:r w:rsidRPr="006F693A">
        <w:rPr>
          <w:rFonts w:cs="Arial"/>
          <w:spacing w:val="-3"/>
        </w:rPr>
        <w:t xml:space="preserve">The IER was submitted to the MTFSS for CP formatting, pending release of CP 593 Rev 0 for MG staffing. NOTE: The SAIERP briefed the PR/SARWG on 18 Nov where we briefed the working group on the role of the SAIERP and discussed potential </w:t>
      </w:r>
      <w:r w:rsidRPr="006F693A">
        <w:rPr>
          <w:rFonts w:cs="Arial"/>
          <w:spacing w:val="-3"/>
        </w:rPr>
        <w:lastRenderedPageBreak/>
        <w:t>PR/SAR information requirements.  The PR/SARWG is looking at bringing some other IERs into APP-11.</w:t>
      </w:r>
    </w:p>
    <w:p w14:paraId="221EB22B" w14:textId="7653A8AC" w:rsidR="00F671F2" w:rsidRPr="006F693A" w:rsidRDefault="00F671F2" w:rsidP="00AF32FF">
      <w:pPr>
        <w:spacing w:after="120"/>
        <w:ind w:left="900" w:hanging="540"/>
        <w:rPr>
          <w:rFonts w:cs="Arial"/>
        </w:rPr>
      </w:pPr>
      <w:r w:rsidRPr="006F693A">
        <w:rPr>
          <w:rFonts w:cs="Arial"/>
          <w:spacing w:val="-2"/>
        </w:rPr>
        <w:t>5.4</w:t>
      </w:r>
      <w:r w:rsidR="00AF32FF" w:rsidRPr="006F693A">
        <w:rPr>
          <w:rFonts w:cs="Arial"/>
          <w:spacing w:val="-2"/>
        </w:rPr>
        <w:tab/>
      </w:r>
      <w:r w:rsidRPr="006F693A">
        <w:rPr>
          <w:rFonts w:cs="Arial"/>
        </w:rPr>
        <w:t>Geographical Entities, Names, and Codes (GENC) 3.0 (Mr. Ray Ford, DISA)</w:t>
      </w:r>
    </w:p>
    <w:p w14:paraId="6BCD47B4" w14:textId="3D44C0C6" w:rsidR="00F671F2" w:rsidRPr="006F693A" w:rsidRDefault="00F671F2" w:rsidP="00F671F2">
      <w:pPr>
        <w:spacing w:after="120"/>
        <w:ind w:left="720"/>
        <w:rPr>
          <w:rFonts w:cs="Arial"/>
        </w:rPr>
      </w:pPr>
      <w:r w:rsidRPr="006F693A">
        <w:rPr>
          <w:rFonts w:cs="Arial"/>
        </w:rPr>
        <w:t>The Country Codes Working Group (CCWG) approved Edition 3, Update 6. This update to the content of the GENC Standard is a consequence of ISO notification dates November 15, November 22, and 7 December as well as the 13 December 2016 meeting of the U.S. Board on Geographic Names' (BGN) Foreign Names Committee, where a number of naming determinations were made. The USAF reviewed Update 6 against USMTF FFIRN/FUDN 59/1 and identified differences that will require an ICP. The USAF will prepare the ICP.</w:t>
      </w:r>
    </w:p>
    <w:p w14:paraId="713B29A1" w14:textId="36574E36" w:rsidR="00F671F2" w:rsidRPr="006F693A" w:rsidRDefault="00F671F2" w:rsidP="00F671F2">
      <w:pPr>
        <w:pStyle w:val="ListParagraph"/>
        <w:numPr>
          <w:ilvl w:val="0"/>
          <w:numId w:val="1"/>
        </w:numPr>
        <w:spacing w:after="120"/>
        <w:rPr>
          <w:rFonts w:cs="Arial"/>
          <w:b/>
          <w:spacing w:val="-2"/>
        </w:rPr>
      </w:pPr>
      <w:r w:rsidRPr="006F693A">
        <w:rPr>
          <w:b/>
        </w:rPr>
        <w:t>XML-MTF Garden of Eden (GoE) Transformation</w:t>
      </w:r>
    </w:p>
    <w:p w14:paraId="5DF442BC" w14:textId="076E7479" w:rsidR="00F671F2" w:rsidRPr="006F693A" w:rsidRDefault="00F671F2" w:rsidP="00AF32FF">
      <w:pPr>
        <w:pStyle w:val="BodyTextKeep"/>
        <w:keepNext w:val="0"/>
        <w:numPr>
          <w:ilvl w:val="1"/>
          <w:numId w:val="1"/>
        </w:numPr>
        <w:tabs>
          <w:tab w:val="clear" w:pos="774"/>
        </w:tabs>
        <w:ind w:left="900" w:hanging="540"/>
        <w:rPr>
          <w:rFonts w:ascii="Times New Roman" w:hAnsi="Times New Roman"/>
          <w:sz w:val="24"/>
          <w:szCs w:val="24"/>
        </w:rPr>
      </w:pPr>
      <w:r w:rsidRPr="006F693A">
        <w:rPr>
          <w:rFonts w:ascii="Times New Roman" w:hAnsi="Times New Roman"/>
          <w:sz w:val="24"/>
          <w:szCs w:val="24"/>
        </w:rPr>
        <w:t>The CCB approved the USMTF TRP 2016-4 Record of Technical Discussions.  All open action items from the TRP were transferred to the CCB.</w:t>
      </w:r>
    </w:p>
    <w:p w14:paraId="7EB10899" w14:textId="77777777" w:rsidR="00F671F2" w:rsidRPr="006F693A" w:rsidRDefault="00F671F2" w:rsidP="00AF32FF">
      <w:pPr>
        <w:pStyle w:val="BodyTextKeep"/>
        <w:keepNext w:val="0"/>
        <w:numPr>
          <w:ilvl w:val="1"/>
          <w:numId w:val="1"/>
        </w:numPr>
        <w:tabs>
          <w:tab w:val="clear" w:pos="774"/>
        </w:tabs>
        <w:ind w:left="900" w:hanging="540"/>
        <w:rPr>
          <w:rFonts w:ascii="Times New Roman" w:hAnsi="Times New Roman"/>
          <w:sz w:val="24"/>
          <w:szCs w:val="24"/>
        </w:rPr>
      </w:pPr>
      <w:r w:rsidRPr="006F693A">
        <w:rPr>
          <w:rFonts w:ascii="Times New Roman" w:hAnsi="Times New Roman"/>
          <w:sz w:val="24"/>
          <w:szCs w:val="24"/>
        </w:rPr>
        <w:t>The USAF provided the status of the “Fields” ICP which will address all field related requirements, e.g., field groups, field name de-confliction, alternative content, and type rationalization.</w:t>
      </w:r>
    </w:p>
    <w:p w14:paraId="68A3E1C5" w14:textId="3BF52169" w:rsidR="00F671F2" w:rsidRPr="006F693A" w:rsidRDefault="00F671F2" w:rsidP="00AF32FF">
      <w:pPr>
        <w:pStyle w:val="BodyTextKeep"/>
        <w:keepNext w:val="0"/>
        <w:numPr>
          <w:ilvl w:val="1"/>
          <w:numId w:val="1"/>
        </w:numPr>
        <w:tabs>
          <w:tab w:val="clear" w:pos="774"/>
        </w:tabs>
        <w:ind w:left="900" w:hanging="540"/>
        <w:rPr>
          <w:rFonts w:ascii="Times New Roman" w:hAnsi="Times New Roman"/>
          <w:sz w:val="24"/>
          <w:szCs w:val="24"/>
        </w:rPr>
      </w:pPr>
      <w:r w:rsidRPr="006F693A">
        <w:rPr>
          <w:rFonts w:ascii="Times New Roman" w:hAnsi="Times New Roman"/>
          <w:sz w:val="24"/>
          <w:szCs w:val="24"/>
        </w:rPr>
        <w:t>Schematron Way Ahead. DISA has not had opportunity to evaluate but recommends keeping SN</w:t>
      </w:r>
      <w:r w:rsidR="00655E06" w:rsidRPr="006F693A">
        <w:rPr>
          <w:rFonts w:ascii="Times New Roman" w:hAnsi="Times New Roman"/>
          <w:sz w:val="24"/>
          <w:szCs w:val="24"/>
        </w:rPr>
        <w:t xml:space="preserve"> and SL becomes the Schematron assert statements</w:t>
      </w:r>
      <w:r w:rsidRPr="006F693A">
        <w:rPr>
          <w:rFonts w:ascii="Times New Roman" w:hAnsi="Times New Roman"/>
          <w:sz w:val="24"/>
          <w:szCs w:val="24"/>
        </w:rPr>
        <w:t>, and documenting it at the point of occurrence. CC/S/A need to evaluate sponsored messages. DISA will provide examples of SN</w:t>
      </w:r>
      <w:r w:rsidR="00655E06" w:rsidRPr="006F693A">
        <w:rPr>
          <w:rFonts w:ascii="Times New Roman" w:hAnsi="Times New Roman"/>
          <w:sz w:val="24"/>
          <w:szCs w:val="24"/>
        </w:rPr>
        <w:t xml:space="preserve"> with Schematron Assert statements using the sample COMSPOT schema for CC/S/A evaluation</w:t>
      </w:r>
      <w:r w:rsidRPr="006F693A">
        <w:rPr>
          <w:rFonts w:ascii="Times New Roman" w:hAnsi="Times New Roman"/>
          <w:sz w:val="24"/>
          <w:szCs w:val="24"/>
        </w:rPr>
        <w:t>.</w:t>
      </w:r>
    </w:p>
    <w:p w14:paraId="72193D12" w14:textId="776EC593" w:rsidR="00F671F2" w:rsidRPr="006F693A" w:rsidRDefault="00F671F2" w:rsidP="00AF32FF">
      <w:pPr>
        <w:pStyle w:val="BodyTextKeep"/>
        <w:keepNext w:val="0"/>
        <w:numPr>
          <w:ilvl w:val="1"/>
          <w:numId w:val="1"/>
        </w:numPr>
        <w:tabs>
          <w:tab w:val="clear" w:pos="774"/>
        </w:tabs>
        <w:ind w:left="900" w:hanging="540"/>
        <w:rPr>
          <w:rFonts w:ascii="Times New Roman" w:hAnsi="Times New Roman"/>
          <w:sz w:val="24"/>
          <w:szCs w:val="24"/>
        </w:rPr>
      </w:pPr>
      <w:r w:rsidRPr="006F693A">
        <w:rPr>
          <w:rFonts w:ascii="Times New Roman" w:hAnsi="Times New Roman"/>
          <w:sz w:val="24"/>
          <w:szCs w:val="24"/>
        </w:rPr>
        <w:t xml:space="preserve">Demonstration of new XML-MTF GoE schemas (Mr. Jeff King/Mr. Ray Ford). DISA is developing a new data base and schema generator to create the NIEM conformant schemas and provided examples based on the work they’ve completed so far. A5JIM </w:t>
      </w:r>
      <w:r w:rsidR="00390374" w:rsidRPr="006F693A">
        <w:rPr>
          <w:rFonts w:ascii="Times New Roman" w:hAnsi="Times New Roman"/>
          <w:sz w:val="24"/>
          <w:szCs w:val="24"/>
        </w:rPr>
        <w:t>agreed to</w:t>
      </w:r>
      <w:r w:rsidRPr="006F693A">
        <w:rPr>
          <w:rFonts w:ascii="Times New Roman" w:hAnsi="Times New Roman"/>
          <w:sz w:val="24"/>
          <w:szCs w:val="24"/>
        </w:rPr>
        <w:t xml:space="preserve"> review the samples to identify any errors and/or omissions</w:t>
      </w:r>
      <w:r w:rsidR="007C7313" w:rsidRPr="006F693A">
        <w:rPr>
          <w:rFonts w:ascii="Times New Roman" w:hAnsi="Times New Roman"/>
          <w:sz w:val="24"/>
          <w:szCs w:val="24"/>
        </w:rPr>
        <w:t xml:space="preserve"> and provide feedback to DISA.</w:t>
      </w:r>
    </w:p>
    <w:p w14:paraId="70808E4C" w14:textId="53523C2C" w:rsidR="00593A45" w:rsidRPr="006F693A" w:rsidRDefault="00F671F2" w:rsidP="00AF32FF">
      <w:pPr>
        <w:pStyle w:val="BodyTextKeep"/>
        <w:keepNext w:val="0"/>
        <w:numPr>
          <w:ilvl w:val="1"/>
          <w:numId w:val="1"/>
        </w:numPr>
        <w:tabs>
          <w:tab w:val="clear" w:pos="774"/>
        </w:tabs>
        <w:ind w:left="900" w:hanging="540"/>
        <w:rPr>
          <w:rFonts w:ascii="Times New Roman" w:hAnsi="Times New Roman"/>
          <w:sz w:val="24"/>
          <w:szCs w:val="24"/>
        </w:rPr>
      </w:pPr>
      <w:r w:rsidRPr="006F693A">
        <w:rPr>
          <w:rFonts w:ascii="Times New Roman" w:hAnsi="Times New Roman"/>
          <w:sz w:val="24"/>
          <w:szCs w:val="24"/>
        </w:rPr>
        <w:t>Thoughts on GoE schemas and NIEM (Mr. John Schneider). After a few years of no contractor/SME support, the U</w:t>
      </w:r>
      <w:r w:rsidR="00390374" w:rsidRPr="006F693A">
        <w:rPr>
          <w:rFonts w:ascii="Times New Roman" w:hAnsi="Times New Roman"/>
          <w:sz w:val="24"/>
          <w:szCs w:val="24"/>
        </w:rPr>
        <w:t>.</w:t>
      </w:r>
      <w:r w:rsidRPr="006F693A">
        <w:rPr>
          <w:rFonts w:ascii="Times New Roman" w:hAnsi="Times New Roman"/>
          <w:sz w:val="24"/>
          <w:szCs w:val="24"/>
        </w:rPr>
        <w:t>S</w:t>
      </w:r>
      <w:r w:rsidR="00390374" w:rsidRPr="006F693A">
        <w:rPr>
          <w:rFonts w:ascii="Times New Roman" w:hAnsi="Times New Roman"/>
          <w:sz w:val="24"/>
          <w:szCs w:val="24"/>
        </w:rPr>
        <w:t>.</w:t>
      </w:r>
      <w:r w:rsidRPr="006F693A">
        <w:rPr>
          <w:rFonts w:ascii="Times New Roman" w:hAnsi="Times New Roman"/>
          <w:sz w:val="24"/>
          <w:szCs w:val="24"/>
        </w:rPr>
        <w:t xml:space="preserve"> Army has hired two contractors, one of whom is John Schneider, one of the original creators of USMTF XML-MTF and also the developer of Efficient XML Interchange, a W3C standard. Mr. Schneider was tasked by the Army to evaluate the impact of the CCB’s decision to implement NIEM. Mr. Schneider’s initial evaluation addressed commonly used commercial tools that process XML, XML structure, and XML naming. In short, as a result of Mr. Schneider’s initial evaluation, the Army has requested additional time to review and comment on open ICPs and to evaluate the impact that implementing NIEM will have to Army programs and systems. Mr. Schneider provided a briefing which can be found on the USMTF Web Portal under CCB 2017-1. </w:t>
      </w:r>
      <w:r w:rsidR="00593A45" w:rsidRPr="006F693A">
        <w:rPr>
          <w:rFonts w:ascii="Times New Roman" w:hAnsi="Times New Roman"/>
          <w:sz w:val="24"/>
          <w:szCs w:val="24"/>
        </w:rPr>
        <w:t>Mr. Schneider provided four recommendations:</w:t>
      </w:r>
    </w:p>
    <w:p w14:paraId="3B6F92D9" w14:textId="39C94BF1" w:rsidR="007956BA" w:rsidRPr="006F693A" w:rsidRDefault="00593A45" w:rsidP="00AF32FF">
      <w:pPr>
        <w:pStyle w:val="BodyTextKeep"/>
        <w:keepNext w:val="0"/>
        <w:numPr>
          <w:ilvl w:val="0"/>
          <w:numId w:val="3"/>
        </w:numPr>
        <w:ind w:left="1170" w:hanging="180"/>
        <w:rPr>
          <w:rFonts w:ascii="Times New Roman" w:hAnsi="Times New Roman"/>
          <w:sz w:val="24"/>
          <w:szCs w:val="24"/>
        </w:rPr>
      </w:pPr>
      <w:r w:rsidRPr="006F693A">
        <w:rPr>
          <w:rFonts w:ascii="Times New Roman" w:hAnsi="Times New Roman"/>
          <w:sz w:val="24"/>
          <w:szCs w:val="24"/>
        </w:rPr>
        <w:t>Minimize name changes (acronyms, USMTF local terms)</w:t>
      </w:r>
    </w:p>
    <w:p w14:paraId="42615411" w14:textId="301D15F6" w:rsidR="007956BA" w:rsidRPr="006F693A" w:rsidRDefault="00593A45" w:rsidP="00AF32FF">
      <w:pPr>
        <w:pStyle w:val="BodyTextKeep"/>
        <w:keepNext w:val="0"/>
        <w:numPr>
          <w:ilvl w:val="0"/>
          <w:numId w:val="3"/>
        </w:numPr>
        <w:ind w:left="1170" w:hanging="180"/>
        <w:rPr>
          <w:rFonts w:ascii="Times New Roman" w:hAnsi="Times New Roman"/>
          <w:sz w:val="24"/>
          <w:szCs w:val="24"/>
        </w:rPr>
      </w:pPr>
      <w:r w:rsidRPr="006F693A">
        <w:rPr>
          <w:rFonts w:ascii="Times New Roman" w:hAnsi="Times New Roman"/>
          <w:sz w:val="24"/>
          <w:szCs w:val="24"/>
        </w:rPr>
        <w:t>Minimize substitution groups, reference schemas and GoE</w:t>
      </w:r>
    </w:p>
    <w:p w14:paraId="2AE2E3B9" w14:textId="43662BD0" w:rsidR="007956BA" w:rsidRPr="006F693A" w:rsidRDefault="00593A45" w:rsidP="00AF32FF">
      <w:pPr>
        <w:pStyle w:val="BodyTextKeep"/>
        <w:keepNext w:val="0"/>
        <w:numPr>
          <w:ilvl w:val="0"/>
          <w:numId w:val="3"/>
        </w:numPr>
        <w:ind w:left="1170" w:hanging="180"/>
        <w:rPr>
          <w:rFonts w:ascii="Times New Roman" w:hAnsi="Times New Roman"/>
          <w:sz w:val="24"/>
          <w:szCs w:val="24"/>
        </w:rPr>
      </w:pPr>
      <w:r w:rsidRPr="006F693A">
        <w:rPr>
          <w:rFonts w:ascii="Times New Roman" w:hAnsi="Times New Roman"/>
          <w:sz w:val="24"/>
          <w:szCs w:val="24"/>
        </w:rPr>
        <w:t xml:space="preserve">Engage with NIEM to share lessons learned </w:t>
      </w:r>
    </w:p>
    <w:p w14:paraId="5D46F7FD" w14:textId="6E78EFFD" w:rsidR="007956BA" w:rsidRPr="006F693A" w:rsidRDefault="00593A45" w:rsidP="00AF32FF">
      <w:pPr>
        <w:pStyle w:val="BodyTextKeep"/>
        <w:keepNext w:val="0"/>
        <w:numPr>
          <w:ilvl w:val="0"/>
          <w:numId w:val="3"/>
        </w:numPr>
        <w:ind w:left="1170" w:hanging="180"/>
        <w:rPr>
          <w:rFonts w:ascii="Times New Roman" w:hAnsi="Times New Roman"/>
          <w:sz w:val="24"/>
          <w:szCs w:val="24"/>
        </w:rPr>
      </w:pPr>
      <w:r w:rsidRPr="006F693A">
        <w:rPr>
          <w:rFonts w:ascii="Times New Roman" w:hAnsi="Times New Roman"/>
          <w:sz w:val="24"/>
          <w:szCs w:val="24"/>
        </w:rPr>
        <w:t>Do more testing before finalizing this change</w:t>
      </w:r>
    </w:p>
    <w:p w14:paraId="4D48DB11" w14:textId="1DD4EE31" w:rsidR="00F671F2" w:rsidRDefault="00390374" w:rsidP="00AF32FF">
      <w:pPr>
        <w:pStyle w:val="BodyTextKeep"/>
        <w:keepNext w:val="0"/>
        <w:ind w:left="900"/>
        <w:rPr>
          <w:ins w:id="106" w:author="Robert Marshburn" w:date="2018-02-07T13:38:00Z"/>
          <w:rFonts w:ascii="Times New Roman" w:hAnsi="Times New Roman"/>
          <w:sz w:val="24"/>
          <w:szCs w:val="24"/>
        </w:rPr>
      </w:pPr>
      <w:r w:rsidRPr="006F693A">
        <w:rPr>
          <w:rFonts w:ascii="Times New Roman" w:hAnsi="Times New Roman"/>
          <w:sz w:val="24"/>
          <w:szCs w:val="24"/>
        </w:rPr>
        <w:t xml:space="preserve">The CCB agreed to defer the </w:t>
      </w:r>
      <w:r w:rsidR="007C7313" w:rsidRPr="006F693A">
        <w:rPr>
          <w:rFonts w:ascii="Times New Roman" w:hAnsi="Times New Roman"/>
          <w:sz w:val="24"/>
          <w:szCs w:val="24"/>
        </w:rPr>
        <w:t xml:space="preserve">NIEM Conformance </w:t>
      </w:r>
      <w:r w:rsidRPr="006F693A">
        <w:rPr>
          <w:rFonts w:ascii="Times New Roman" w:hAnsi="Times New Roman"/>
          <w:sz w:val="24"/>
          <w:szCs w:val="24"/>
        </w:rPr>
        <w:t>ICPs until CCB 2017-2 to allow further review by the U.S. Army.</w:t>
      </w:r>
    </w:p>
    <w:p w14:paraId="6228F91C" w14:textId="77777777" w:rsidR="00AF6942" w:rsidRPr="006F693A" w:rsidRDefault="00AF6942" w:rsidP="00AF32FF">
      <w:pPr>
        <w:pStyle w:val="BodyTextKeep"/>
        <w:keepNext w:val="0"/>
        <w:ind w:left="900"/>
        <w:rPr>
          <w:rFonts w:ascii="Times New Roman" w:hAnsi="Times New Roman"/>
          <w:sz w:val="24"/>
          <w:szCs w:val="24"/>
        </w:rPr>
      </w:pPr>
    </w:p>
    <w:p w14:paraId="0BB7BF1A" w14:textId="491FC2CC" w:rsidR="002B7CBA" w:rsidRPr="006F693A" w:rsidRDefault="002B7CBA" w:rsidP="0037241F">
      <w:pPr>
        <w:pStyle w:val="ListParagraph"/>
        <w:numPr>
          <w:ilvl w:val="0"/>
          <w:numId w:val="5"/>
        </w:numPr>
        <w:spacing w:before="120" w:after="120"/>
        <w:ind w:left="360"/>
        <w:contextualSpacing w:val="0"/>
        <w:rPr>
          <w:iCs/>
        </w:rPr>
      </w:pPr>
      <w:r w:rsidRPr="006F693A">
        <w:rPr>
          <w:b/>
          <w:iCs/>
        </w:rPr>
        <w:lastRenderedPageBreak/>
        <w:t>Discussion Items</w:t>
      </w:r>
    </w:p>
    <w:p w14:paraId="2ED655E1" w14:textId="1AF0C32D" w:rsidR="004D5157" w:rsidRDefault="00CE3DA4" w:rsidP="004D5157">
      <w:pPr>
        <w:pStyle w:val="ListParagraph"/>
        <w:numPr>
          <w:ilvl w:val="1"/>
          <w:numId w:val="5"/>
        </w:numPr>
        <w:spacing w:before="120" w:after="120"/>
        <w:ind w:left="900" w:hanging="540"/>
        <w:rPr>
          <w:ins w:id="107" w:author="Robert Marshburn" w:date="2018-02-07T15:17:00Z"/>
        </w:rPr>
      </w:pPr>
      <w:r w:rsidRPr="006F693A">
        <w:t xml:space="preserve">Future </w:t>
      </w:r>
      <w:r w:rsidRPr="006F693A">
        <w:rPr>
          <w:iCs/>
        </w:rPr>
        <w:t>of</w:t>
      </w:r>
      <w:r w:rsidRPr="006F693A">
        <w:t xml:space="preserve"> ADatP-3(B) – NATO Brainstorming session (Mr. Ray Ford, DISA)</w:t>
      </w:r>
      <w:r w:rsidR="006C7336" w:rsidRPr="006F693A">
        <w:t xml:space="preserve">.  </w:t>
      </w:r>
      <w:r w:rsidR="004026B1" w:rsidRPr="006F693A">
        <w:t xml:space="preserve">USAF reviewed the sheet provided of possible changes to ADatP-3B, staffed comments to DISA. </w:t>
      </w:r>
      <w:r w:rsidR="00EB0CC2" w:rsidRPr="006F693A">
        <w:t xml:space="preserve"> </w:t>
      </w:r>
      <w:r w:rsidR="004026B1" w:rsidRPr="006F693A">
        <w:t>CCB members will provide input to DISA for MTF CaT presentation before 2017.</w:t>
      </w:r>
      <w:r w:rsidR="009265F9" w:rsidRPr="006F693A">
        <w:t xml:space="preserve">  The full list can be found on the USMTF Web Portal under CCB </w:t>
      </w:r>
      <w:r w:rsidR="00390374" w:rsidRPr="006F693A">
        <w:t>2017</w:t>
      </w:r>
      <w:r w:rsidR="009265F9" w:rsidRPr="006F693A">
        <w:t>-</w:t>
      </w:r>
      <w:r w:rsidR="00390374" w:rsidRPr="006F693A">
        <w:t>1</w:t>
      </w:r>
      <w:r w:rsidR="009265F9" w:rsidRPr="006F693A">
        <w:t>.</w:t>
      </w:r>
    </w:p>
    <w:p w14:paraId="217C5F74" w14:textId="77777777" w:rsidR="004D5157" w:rsidRPr="006F693A" w:rsidRDefault="004D5157">
      <w:pPr>
        <w:pStyle w:val="ListParagraph"/>
        <w:spacing w:before="120" w:after="120"/>
        <w:ind w:left="900"/>
        <w:pPrChange w:id="108" w:author="Robert Marshburn" w:date="2018-02-07T15:17:00Z">
          <w:pPr>
            <w:pStyle w:val="ListParagraph"/>
            <w:numPr>
              <w:ilvl w:val="1"/>
              <w:numId w:val="5"/>
            </w:numPr>
            <w:spacing w:before="120" w:after="120"/>
            <w:ind w:hanging="360"/>
          </w:pPr>
        </w:pPrChange>
      </w:pPr>
    </w:p>
    <w:p w14:paraId="0483DEF3" w14:textId="77777777" w:rsidR="006C7336" w:rsidRPr="006F693A" w:rsidRDefault="00CE3DA4" w:rsidP="006C7336">
      <w:pPr>
        <w:pStyle w:val="ListParagraph"/>
        <w:numPr>
          <w:ilvl w:val="1"/>
          <w:numId w:val="5"/>
        </w:numPr>
        <w:tabs>
          <w:tab w:val="left" w:pos="900"/>
        </w:tabs>
        <w:spacing w:before="120"/>
        <w:ind w:left="900" w:hanging="540"/>
      </w:pPr>
      <w:r w:rsidRPr="006F693A">
        <w:t>Review USMTF Brochure (Mr. Ray Ford, DISA)</w:t>
      </w:r>
      <w:r w:rsidR="00322CD1" w:rsidRPr="006F693A">
        <w:t xml:space="preserve">. </w:t>
      </w:r>
      <w:r w:rsidR="00322CD1" w:rsidRPr="006F693A">
        <w:rPr>
          <w:rFonts w:cs="Arial"/>
        </w:rPr>
        <w:t xml:space="preserve">Action for CC/S/A to review version 5 for USMTF CCB 2107-2.  </w:t>
      </w:r>
      <w:r w:rsidR="009265F9" w:rsidRPr="006F693A">
        <w:t>The brochure can be found on</w:t>
      </w:r>
      <w:r w:rsidR="006C7336" w:rsidRPr="006F693A">
        <w:t xml:space="preserve"> the USMTF Web Portal under CCB</w:t>
      </w:r>
    </w:p>
    <w:p w14:paraId="0FE57E9B" w14:textId="520CC10E" w:rsidR="00CE3DA4" w:rsidRPr="006F693A" w:rsidRDefault="009265F9" w:rsidP="006C7336">
      <w:pPr>
        <w:pStyle w:val="ListParagraph"/>
        <w:tabs>
          <w:tab w:val="left" w:pos="900"/>
        </w:tabs>
        <w:spacing w:before="120"/>
        <w:ind w:left="900"/>
      </w:pPr>
      <w:r w:rsidRPr="006F693A">
        <w:t>201</w:t>
      </w:r>
      <w:r w:rsidR="00390374" w:rsidRPr="006F693A">
        <w:t>7</w:t>
      </w:r>
      <w:r w:rsidRPr="006F693A">
        <w:t>-</w:t>
      </w:r>
      <w:r w:rsidR="00390374" w:rsidRPr="006F693A">
        <w:t>1</w:t>
      </w:r>
      <w:r w:rsidRPr="006F693A">
        <w:t>.</w:t>
      </w:r>
    </w:p>
    <w:p w14:paraId="448C538A" w14:textId="100563B1" w:rsidR="00CE3DA4" w:rsidRPr="006F693A" w:rsidRDefault="00CE3DA4" w:rsidP="006C7336">
      <w:pPr>
        <w:numPr>
          <w:ilvl w:val="1"/>
          <w:numId w:val="5"/>
        </w:numPr>
        <w:tabs>
          <w:tab w:val="left" w:pos="900"/>
        </w:tabs>
        <w:spacing w:before="120"/>
        <w:ind w:left="900" w:hanging="540"/>
      </w:pPr>
      <w:r w:rsidRPr="006F693A">
        <w:t>Review USMTF CCB CM Technical Procedures (Mr. Ray Ford, DISA)</w:t>
      </w:r>
      <w:r w:rsidR="00322CD1" w:rsidRPr="006F693A">
        <w:t xml:space="preserve">. </w:t>
      </w:r>
      <w:r w:rsidR="00322CD1" w:rsidRPr="006F693A">
        <w:rPr>
          <w:rFonts w:cs="Arial"/>
        </w:rPr>
        <w:t xml:space="preserve">Version 5 (which was accepted with the USAF comments) to be staffed for review for July CCB. </w:t>
      </w:r>
      <w:r w:rsidR="00322CD1" w:rsidRPr="006F693A">
        <w:t>The current version can be found on the USMTF Web Portal under CCB 2017-1.</w:t>
      </w:r>
    </w:p>
    <w:p w14:paraId="1A9AA85E" w14:textId="7AB6C0CC" w:rsidR="008B2A3E" w:rsidRPr="006F693A" w:rsidRDefault="00CE3DA4" w:rsidP="006C7336">
      <w:pPr>
        <w:numPr>
          <w:ilvl w:val="1"/>
          <w:numId w:val="5"/>
        </w:numPr>
        <w:tabs>
          <w:tab w:val="left" w:pos="900"/>
        </w:tabs>
        <w:spacing w:before="120"/>
        <w:ind w:left="900" w:hanging="540"/>
      </w:pPr>
      <w:r w:rsidRPr="006F693A">
        <w:t>MISREP Discussion (Sq</w:t>
      </w:r>
      <w:r w:rsidR="00C2124E" w:rsidRPr="006F693A">
        <w:t>d</w:t>
      </w:r>
      <w:r w:rsidRPr="006F693A">
        <w:t>Ldr Mo Hall, RAAF</w:t>
      </w:r>
      <w:r w:rsidR="00322CD1" w:rsidRPr="006F693A">
        <w:t>/Mr. Marcus Power, USAF</w:t>
      </w:r>
      <w:r w:rsidRPr="006F693A">
        <w:t>)</w:t>
      </w:r>
      <w:r w:rsidR="006C7336" w:rsidRPr="006F693A">
        <w:t xml:space="preserve">.  </w:t>
      </w:r>
      <w:r w:rsidR="00322CD1" w:rsidRPr="006F693A">
        <w:rPr>
          <w:rFonts w:cs="Arial"/>
        </w:rPr>
        <w:t xml:space="preserve">Mr. Power provided the history of the US effort to consolidate the MISREP and tools across the combatant commands and Australia’s effort to develop a tool to support Australian MISREPS.  </w:t>
      </w:r>
      <w:r w:rsidR="000D2536" w:rsidRPr="006F693A">
        <w:t>More to follow.</w:t>
      </w:r>
    </w:p>
    <w:p w14:paraId="03D0D427" w14:textId="36B71F32" w:rsidR="00CF2A62" w:rsidRPr="006F693A" w:rsidRDefault="00DE2346" w:rsidP="006C7336">
      <w:pPr>
        <w:numPr>
          <w:ilvl w:val="1"/>
          <w:numId w:val="5"/>
        </w:numPr>
        <w:tabs>
          <w:tab w:val="left" w:pos="900"/>
        </w:tabs>
        <w:spacing w:before="120"/>
        <w:ind w:left="900" w:hanging="540"/>
      </w:pPr>
      <w:r w:rsidRPr="006F693A">
        <w:t>Report on the status of the USMTF CM Tool (Mr. Jeff Forbes, DISA)</w:t>
      </w:r>
      <w:r w:rsidR="006C7336" w:rsidRPr="006F693A">
        <w:t xml:space="preserve">.  </w:t>
      </w:r>
      <w:r w:rsidRPr="006F693A">
        <w:t>Mr</w:t>
      </w:r>
      <w:r w:rsidRPr="006F693A">
        <w:rPr>
          <w:noProof/>
        </w:rPr>
        <w:t>. Forbes provided a</w:t>
      </w:r>
      <w:r w:rsidR="00E23205" w:rsidRPr="006F693A">
        <w:rPr>
          <w:noProof/>
        </w:rPr>
        <w:t xml:space="preserve"> status</w:t>
      </w:r>
      <w:r w:rsidRPr="006F693A">
        <w:rPr>
          <w:noProof/>
        </w:rPr>
        <w:t xml:space="preserve"> update on the USMTF CM Web Application (USMTF-WA)</w:t>
      </w:r>
      <w:r w:rsidRPr="006F693A">
        <w:t>.</w:t>
      </w:r>
      <w:r w:rsidR="00322CD1" w:rsidRPr="006F693A">
        <w:t xml:space="preserve">  The USMTF-WA was a</w:t>
      </w:r>
      <w:r w:rsidR="00322CD1" w:rsidRPr="006F693A">
        <w:rPr>
          <w:rFonts w:cs="Arial"/>
        </w:rPr>
        <w:t>dded to White List; virtual IP tied to server is to be updated; OT to begin within the next couple weeks; needs to be an inward facing system vice outward, i.e., visible to .mil not .gov, .com, etc.  No anticipated impact to CC/S/A.  Received a brief demonstration on the tool.</w:t>
      </w:r>
    </w:p>
    <w:tbl>
      <w:tblPr>
        <w:tblStyle w:val="TableGrid"/>
        <w:tblpPr w:leftFromText="180" w:rightFromText="180" w:vertAnchor="text" w:horzAnchor="margin" w:tblpXSpec="center" w:tblpY="480"/>
        <w:tblW w:w="10170" w:type="dxa"/>
        <w:tblLayout w:type="fixed"/>
        <w:tblLook w:val="04A0" w:firstRow="1" w:lastRow="0" w:firstColumn="1" w:lastColumn="0" w:noHBand="0" w:noVBand="1"/>
      </w:tblPr>
      <w:tblGrid>
        <w:gridCol w:w="2605"/>
        <w:gridCol w:w="2160"/>
        <w:gridCol w:w="450"/>
        <w:gridCol w:w="540"/>
        <w:gridCol w:w="408"/>
        <w:gridCol w:w="499"/>
        <w:gridCol w:w="533"/>
        <w:gridCol w:w="465"/>
        <w:gridCol w:w="525"/>
        <w:gridCol w:w="473"/>
        <w:gridCol w:w="504"/>
        <w:gridCol w:w="504"/>
        <w:gridCol w:w="504"/>
      </w:tblGrid>
      <w:tr w:rsidR="0018127E" w:rsidRPr="006F693A" w14:paraId="6CAF35D3" w14:textId="77777777" w:rsidTr="001B5865">
        <w:trPr>
          <w:trHeight w:val="386"/>
          <w:tblHeader/>
        </w:trPr>
        <w:tc>
          <w:tcPr>
            <w:tcW w:w="2605" w:type="dxa"/>
            <w:vMerge w:val="restart"/>
            <w:shd w:val="clear" w:color="auto" w:fill="D9D9D9" w:themeFill="background1" w:themeFillShade="D9"/>
            <w:vAlign w:val="center"/>
          </w:tcPr>
          <w:p w14:paraId="7955F229" w14:textId="77777777" w:rsidR="0018127E" w:rsidRPr="006F693A" w:rsidRDefault="0018127E" w:rsidP="00882480">
            <w:pPr>
              <w:widowControl w:val="0"/>
              <w:tabs>
                <w:tab w:val="left" w:pos="90"/>
                <w:tab w:val="left" w:pos="1545"/>
              </w:tabs>
              <w:autoSpaceDE w:val="0"/>
              <w:autoSpaceDN w:val="0"/>
              <w:adjustRightInd w:val="0"/>
              <w:jc w:val="center"/>
              <w:rPr>
                <w:b/>
                <w:bCs/>
                <w:sz w:val="22"/>
              </w:rPr>
            </w:pPr>
            <w:r w:rsidRPr="006F693A">
              <w:rPr>
                <w:b/>
                <w:bCs/>
                <w:sz w:val="22"/>
              </w:rPr>
              <w:t>ICP/CP</w:t>
            </w:r>
          </w:p>
          <w:p w14:paraId="7138123E" w14:textId="77777777" w:rsidR="0018127E" w:rsidRPr="006F693A" w:rsidRDefault="0018127E" w:rsidP="00882480">
            <w:pPr>
              <w:widowControl w:val="0"/>
              <w:tabs>
                <w:tab w:val="left" w:pos="90"/>
                <w:tab w:val="left" w:pos="1545"/>
              </w:tabs>
              <w:autoSpaceDE w:val="0"/>
              <w:autoSpaceDN w:val="0"/>
              <w:adjustRightInd w:val="0"/>
              <w:jc w:val="center"/>
              <w:rPr>
                <w:b/>
                <w:bCs/>
                <w:sz w:val="22"/>
              </w:rPr>
            </w:pPr>
            <w:r w:rsidRPr="006F693A">
              <w:rPr>
                <w:b/>
                <w:bCs/>
                <w:sz w:val="22"/>
              </w:rPr>
              <w:t>Number,</w:t>
            </w:r>
          </w:p>
          <w:p w14:paraId="0F20BE67" w14:textId="77777777" w:rsidR="0018127E" w:rsidRPr="006F693A" w:rsidRDefault="0018127E" w:rsidP="00882480">
            <w:pPr>
              <w:widowControl w:val="0"/>
              <w:tabs>
                <w:tab w:val="left" w:pos="90"/>
                <w:tab w:val="left" w:pos="1545"/>
              </w:tabs>
              <w:autoSpaceDE w:val="0"/>
              <w:autoSpaceDN w:val="0"/>
              <w:adjustRightInd w:val="0"/>
              <w:jc w:val="center"/>
              <w:rPr>
                <w:b/>
                <w:bCs/>
                <w:sz w:val="22"/>
              </w:rPr>
            </w:pPr>
            <w:r w:rsidRPr="006F693A">
              <w:rPr>
                <w:b/>
                <w:bCs/>
                <w:sz w:val="22"/>
              </w:rPr>
              <w:t>Title,</w:t>
            </w:r>
          </w:p>
          <w:p w14:paraId="76351BDA" w14:textId="77777777" w:rsidR="0018127E" w:rsidRPr="006F693A" w:rsidRDefault="0018127E" w:rsidP="00882480">
            <w:pPr>
              <w:widowControl w:val="0"/>
              <w:tabs>
                <w:tab w:val="left" w:pos="90"/>
                <w:tab w:val="left" w:pos="1545"/>
              </w:tabs>
              <w:autoSpaceDE w:val="0"/>
              <w:autoSpaceDN w:val="0"/>
              <w:adjustRightInd w:val="0"/>
              <w:jc w:val="center"/>
              <w:rPr>
                <w:b/>
                <w:bCs/>
                <w:sz w:val="22"/>
              </w:rPr>
            </w:pPr>
            <w:r w:rsidRPr="006F693A">
              <w:rPr>
                <w:b/>
                <w:bCs/>
                <w:sz w:val="22"/>
              </w:rPr>
              <w:t>Originator</w:t>
            </w:r>
          </w:p>
        </w:tc>
        <w:tc>
          <w:tcPr>
            <w:tcW w:w="2160" w:type="dxa"/>
            <w:vMerge w:val="restart"/>
            <w:shd w:val="clear" w:color="auto" w:fill="D9D9D9" w:themeFill="background1" w:themeFillShade="D9"/>
            <w:vAlign w:val="center"/>
          </w:tcPr>
          <w:p w14:paraId="6CC1C0B2" w14:textId="77777777" w:rsidR="0018127E" w:rsidRPr="006F693A" w:rsidRDefault="0018127E" w:rsidP="00882480">
            <w:pPr>
              <w:widowControl w:val="0"/>
              <w:tabs>
                <w:tab w:val="left" w:pos="90"/>
                <w:tab w:val="left" w:pos="1545"/>
              </w:tabs>
              <w:autoSpaceDE w:val="0"/>
              <w:autoSpaceDN w:val="0"/>
              <w:adjustRightInd w:val="0"/>
              <w:jc w:val="center"/>
              <w:rPr>
                <w:b/>
                <w:bCs/>
                <w:sz w:val="22"/>
              </w:rPr>
            </w:pPr>
            <w:r w:rsidRPr="006F693A">
              <w:rPr>
                <w:b/>
                <w:bCs/>
                <w:sz w:val="22"/>
              </w:rPr>
              <w:t>Action Taken</w:t>
            </w:r>
          </w:p>
        </w:tc>
        <w:tc>
          <w:tcPr>
            <w:tcW w:w="5405" w:type="dxa"/>
            <w:gridSpan w:val="11"/>
            <w:shd w:val="clear" w:color="auto" w:fill="D9D9D9" w:themeFill="background1" w:themeFillShade="D9"/>
          </w:tcPr>
          <w:p w14:paraId="0008CD0E" w14:textId="5189F2FC" w:rsidR="0018127E" w:rsidRPr="006F693A" w:rsidRDefault="0018127E" w:rsidP="00882480">
            <w:pPr>
              <w:widowControl w:val="0"/>
              <w:tabs>
                <w:tab w:val="left" w:pos="90"/>
                <w:tab w:val="left" w:pos="1545"/>
              </w:tabs>
              <w:autoSpaceDE w:val="0"/>
              <w:autoSpaceDN w:val="0"/>
              <w:adjustRightInd w:val="0"/>
              <w:jc w:val="center"/>
              <w:rPr>
                <w:b/>
                <w:bCs/>
                <w:sz w:val="22"/>
              </w:rPr>
            </w:pPr>
            <w:r w:rsidRPr="006F693A">
              <w:rPr>
                <w:b/>
                <w:bCs/>
                <w:sz w:val="22"/>
              </w:rPr>
              <w:t>Voting Record</w:t>
            </w:r>
          </w:p>
        </w:tc>
      </w:tr>
      <w:tr w:rsidR="0018127E" w:rsidRPr="006F693A" w14:paraId="7C4FF0E0" w14:textId="77777777" w:rsidTr="0018127E">
        <w:trPr>
          <w:cantSplit/>
          <w:trHeight w:val="1061"/>
          <w:tblHeader/>
        </w:trPr>
        <w:tc>
          <w:tcPr>
            <w:tcW w:w="2605" w:type="dxa"/>
            <w:vMerge/>
            <w:shd w:val="clear" w:color="auto" w:fill="D9D9D9" w:themeFill="background1" w:themeFillShade="D9"/>
          </w:tcPr>
          <w:p w14:paraId="18B0D226" w14:textId="77777777" w:rsidR="0018127E" w:rsidRPr="006F693A" w:rsidRDefault="0018127E" w:rsidP="00882480">
            <w:pPr>
              <w:widowControl w:val="0"/>
              <w:tabs>
                <w:tab w:val="left" w:pos="90"/>
                <w:tab w:val="left" w:pos="1545"/>
              </w:tabs>
              <w:autoSpaceDE w:val="0"/>
              <w:autoSpaceDN w:val="0"/>
              <w:adjustRightInd w:val="0"/>
              <w:rPr>
                <w:bCs/>
                <w:sz w:val="22"/>
              </w:rPr>
            </w:pPr>
          </w:p>
        </w:tc>
        <w:tc>
          <w:tcPr>
            <w:tcW w:w="2160" w:type="dxa"/>
            <w:vMerge/>
            <w:shd w:val="clear" w:color="auto" w:fill="D9D9D9" w:themeFill="background1" w:themeFillShade="D9"/>
          </w:tcPr>
          <w:p w14:paraId="47193509" w14:textId="77777777" w:rsidR="0018127E" w:rsidRPr="006F693A" w:rsidRDefault="0018127E" w:rsidP="00882480">
            <w:pPr>
              <w:widowControl w:val="0"/>
              <w:tabs>
                <w:tab w:val="left" w:pos="90"/>
                <w:tab w:val="left" w:pos="1545"/>
              </w:tabs>
              <w:autoSpaceDE w:val="0"/>
              <w:autoSpaceDN w:val="0"/>
              <w:adjustRightInd w:val="0"/>
              <w:rPr>
                <w:bCs/>
                <w:sz w:val="22"/>
              </w:rPr>
            </w:pPr>
          </w:p>
        </w:tc>
        <w:tc>
          <w:tcPr>
            <w:tcW w:w="450" w:type="dxa"/>
            <w:shd w:val="clear" w:color="auto" w:fill="D9D9D9" w:themeFill="background1" w:themeFillShade="D9"/>
            <w:textDirection w:val="btLr"/>
            <w:vAlign w:val="bottom"/>
          </w:tcPr>
          <w:p w14:paraId="2D1479A8" w14:textId="77777777" w:rsidR="0018127E" w:rsidRPr="006F693A" w:rsidRDefault="0018127E" w:rsidP="00882480">
            <w:pPr>
              <w:widowControl w:val="0"/>
              <w:tabs>
                <w:tab w:val="left" w:pos="90"/>
                <w:tab w:val="left" w:pos="1545"/>
              </w:tabs>
              <w:autoSpaceDE w:val="0"/>
              <w:autoSpaceDN w:val="0"/>
              <w:adjustRightInd w:val="0"/>
              <w:ind w:left="113" w:right="113"/>
              <w:jc w:val="center"/>
              <w:rPr>
                <w:b/>
                <w:bCs/>
                <w:sz w:val="22"/>
              </w:rPr>
            </w:pPr>
            <w:r w:rsidRPr="006F693A">
              <w:rPr>
                <w:b/>
                <w:bCs/>
                <w:sz w:val="22"/>
              </w:rPr>
              <w:t>Motion</w:t>
            </w:r>
          </w:p>
        </w:tc>
        <w:tc>
          <w:tcPr>
            <w:tcW w:w="540" w:type="dxa"/>
            <w:shd w:val="clear" w:color="auto" w:fill="D9D9D9" w:themeFill="background1" w:themeFillShade="D9"/>
            <w:textDirection w:val="btLr"/>
          </w:tcPr>
          <w:p w14:paraId="058BDE47" w14:textId="77777777" w:rsidR="0018127E" w:rsidRPr="006F693A" w:rsidRDefault="0018127E" w:rsidP="00882480">
            <w:pPr>
              <w:widowControl w:val="0"/>
              <w:tabs>
                <w:tab w:val="left" w:pos="90"/>
                <w:tab w:val="left" w:pos="1545"/>
              </w:tabs>
              <w:autoSpaceDE w:val="0"/>
              <w:autoSpaceDN w:val="0"/>
              <w:adjustRightInd w:val="0"/>
              <w:ind w:left="113" w:right="113"/>
              <w:jc w:val="center"/>
              <w:rPr>
                <w:b/>
                <w:bCs/>
                <w:sz w:val="22"/>
              </w:rPr>
            </w:pPr>
            <w:r w:rsidRPr="006F693A">
              <w:rPr>
                <w:b/>
                <w:bCs/>
                <w:sz w:val="22"/>
              </w:rPr>
              <w:t>Second</w:t>
            </w:r>
          </w:p>
        </w:tc>
        <w:tc>
          <w:tcPr>
            <w:tcW w:w="408" w:type="dxa"/>
            <w:shd w:val="clear" w:color="auto" w:fill="D9D9D9" w:themeFill="background1" w:themeFillShade="D9"/>
            <w:textDirection w:val="btLr"/>
          </w:tcPr>
          <w:p w14:paraId="61DAFEC4" w14:textId="77777777" w:rsidR="0018127E" w:rsidRPr="006F693A" w:rsidRDefault="0018127E" w:rsidP="00882480">
            <w:pPr>
              <w:widowControl w:val="0"/>
              <w:tabs>
                <w:tab w:val="left" w:pos="90"/>
                <w:tab w:val="left" w:pos="1545"/>
              </w:tabs>
              <w:autoSpaceDE w:val="0"/>
              <w:autoSpaceDN w:val="0"/>
              <w:adjustRightInd w:val="0"/>
              <w:ind w:left="113" w:right="113"/>
              <w:jc w:val="center"/>
              <w:rPr>
                <w:b/>
                <w:bCs/>
                <w:sz w:val="22"/>
              </w:rPr>
            </w:pPr>
            <w:r w:rsidRPr="006F693A">
              <w:rPr>
                <w:b/>
                <w:bCs/>
                <w:sz w:val="22"/>
              </w:rPr>
              <w:t>Chair</w:t>
            </w:r>
          </w:p>
        </w:tc>
        <w:tc>
          <w:tcPr>
            <w:tcW w:w="499" w:type="dxa"/>
            <w:shd w:val="clear" w:color="auto" w:fill="D9D9D9" w:themeFill="background1" w:themeFillShade="D9"/>
            <w:textDirection w:val="btLr"/>
            <w:vAlign w:val="bottom"/>
          </w:tcPr>
          <w:p w14:paraId="296C8F27" w14:textId="77777777" w:rsidR="0018127E" w:rsidRPr="006F693A" w:rsidRDefault="0018127E" w:rsidP="00882480">
            <w:pPr>
              <w:widowControl w:val="0"/>
              <w:tabs>
                <w:tab w:val="left" w:pos="90"/>
                <w:tab w:val="left" w:pos="1545"/>
              </w:tabs>
              <w:autoSpaceDE w:val="0"/>
              <w:autoSpaceDN w:val="0"/>
              <w:adjustRightInd w:val="0"/>
              <w:ind w:left="113" w:right="113"/>
              <w:jc w:val="center"/>
              <w:rPr>
                <w:b/>
                <w:bCs/>
                <w:sz w:val="22"/>
              </w:rPr>
            </w:pPr>
            <w:r w:rsidRPr="006F693A">
              <w:rPr>
                <w:b/>
                <w:bCs/>
                <w:sz w:val="22"/>
              </w:rPr>
              <w:t>USAF</w:t>
            </w:r>
          </w:p>
        </w:tc>
        <w:tc>
          <w:tcPr>
            <w:tcW w:w="533" w:type="dxa"/>
            <w:shd w:val="clear" w:color="auto" w:fill="D9D9D9" w:themeFill="background1" w:themeFillShade="D9"/>
            <w:textDirection w:val="btLr"/>
            <w:vAlign w:val="bottom"/>
          </w:tcPr>
          <w:p w14:paraId="44BC9EDD" w14:textId="77777777" w:rsidR="0018127E" w:rsidRPr="006F693A" w:rsidRDefault="0018127E" w:rsidP="00882480">
            <w:pPr>
              <w:widowControl w:val="0"/>
              <w:tabs>
                <w:tab w:val="left" w:pos="90"/>
                <w:tab w:val="left" w:pos="1545"/>
              </w:tabs>
              <w:autoSpaceDE w:val="0"/>
              <w:autoSpaceDN w:val="0"/>
              <w:adjustRightInd w:val="0"/>
              <w:ind w:left="113" w:right="113"/>
              <w:jc w:val="center"/>
              <w:rPr>
                <w:b/>
                <w:bCs/>
                <w:sz w:val="22"/>
              </w:rPr>
            </w:pPr>
            <w:r w:rsidRPr="006F693A">
              <w:rPr>
                <w:b/>
                <w:bCs/>
                <w:sz w:val="22"/>
              </w:rPr>
              <w:t>NSA</w:t>
            </w:r>
          </w:p>
        </w:tc>
        <w:tc>
          <w:tcPr>
            <w:tcW w:w="465" w:type="dxa"/>
            <w:shd w:val="clear" w:color="auto" w:fill="D9D9D9" w:themeFill="background1" w:themeFillShade="D9"/>
            <w:textDirection w:val="btLr"/>
            <w:vAlign w:val="bottom"/>
          </w:tcPr>
          <w:p w14:paraId="13275A02" w14:textId="77777777" w:rsidR="0018127E" w:rsidRPr="006F693A" w:rsidRDefault="0018127E" w:rsidP="00882480">
            <w:pPr>
              <w:widowControl w:val="0"/>
              <w:tabs>
                <w:tab w:val="left" w:pos="90"/>
                <w:tab w:val="left" w:pos="1545"/>
              </w:tabs>
              <w:autoSpaceDE w:val="0"/>
              <w:autoSpaceDN w:val="0"/>
              <w:adjustRightInd w:val="0"/>
              <w:ind w:left="113" w:right="113"/>
              <w:jc w:val="center"/>
              <w:rPr>
                <w:b/>
                <w:bCs/>
                <w:sz w:val="22"/>
              </w:rPr>
            </w:pPr>
            <w:r w:rsidRPr="006F693A">
              <w:rPr>
                <w:b/>
                <w:bCs/>
                <w:sz w:val="22"/>
              </w:rPr>
              <w:t>USMC</w:t>
            </w:r>
          </w:p>
        </w:tc>
        <w:tc>
          <w:tcPr>
            <w:tcW w:w="525" w:type="dxa"/>
            <w:shd w:val="clear" w:color="auto" w:fill="D9D9D9" w:themeFill="background1" w:themeFillShade="D9"/>
            <w:textDirection w:val="btLr"/>
            <w:vAlign w:val="bottom"/>
          </w:tcPr>
          <w:p w14:paraId="67B4AA68" w14:textId="77777777" w:rsidR="0018127E" w:rsidRPr="006F693A" w:rsidRDefault="0018127E" w:rsidP="00882480">
            <w:pPr>
              <w:widowControl w:val="0"/>
              <w:tabs>
                <w:tab w:val="left" w:pos="90"/>
                <w:tab w:val="left" w:pos="1545"/>
              </w:tabs>
              <w:autoSpaceDE w:val="0"/>
              <w:autoSpaceDN w:val="0"/>
              <w:adjustRightInd w:val="0"/>
              <w:ind w:left="113" w:right="113"/>
              <w:jc w:val="center"/>
              <w:rPr>
                <w:b/>
                <w:bCs/>
                <w:sz w:val="22"/>
              </w:rPr>
            </w:pPr>
            <w:r w:rsidRPr="006F693A">
              <w:rPr>
                <w:b/>
                <w:bCs/>
                <w:sz w:val="22"/>
              </w:rPr>
              <w:t>USA</w:t>
            </w:r>
          </w:p>
        </w:tc>
        <w:tc>
          <w:tcPr>
            <w:tcW w:w="473" w:type="dxa"/>
            <w:shd w:val="clear" w:color="auto" w:fill="D9D9D9" w:themeFill="background1" w:themeFillShade="D9"/>
            <w:textDirection w:val="btLr"/>
            <w:vAlign w:val="bottom"/>
          </w:tcPr>
          <w:p w14:paraId="18FA5404" w14:textId="77777777" w:rsidR="0018127E" w:rsidRPr="006F693A" w:rsidRDefault="0018127E" w:rsidP="00882480">
            <w:pPr>
              <w:widowControl w:val="0"/>
              <w:tabs>
                <w:tab w:val="left" w:pos="90"/>
                <w:tab w:val="left" w:pos="1545"/>
              </w:tabs>
              <w:autoSpaceDE w:val="0"/>
              <w:autoSpaceDN w:val="0"/>
              <w:adjustRightInd w:val="0"/>
              <w:ind w:left="113" w:right="113"/>
              <w:jc w:val="center"/>
              <w:rPr>
                <w:b/>
                <w:bCs/>
                <w:sz w:val="22"/>
              </w:rPr>
            </w:pPr>
            <w:r w:rsidRPr="006F693A">
              <w:rPr>
                <w:b/>
                <w:bCs/>
                <w:sz w:val="22"/>
              </w:rPr>
              <w:t>JS</w:t>
            </w:r>
          </w:p>
        </w:tc>
        <w:tc>
          <w:tcPr>
            <w:tcW w:w="504" w:type="dxa"/>
            <w:shd w:val="clear" w:color="auto" w:fill="D9D9D9" w:themeFill="background1" w:themeFillShade="D9"/>
            <w:textDirection w:val="btLr"/>
            <w:vAlign w:val="bottom"/>
          </w:tcPr>
          <w:p w14:paraId="5675D712" w14:textId="77777777" w:rsidR="0018127E" w:rsidRPr="006F693A" w:rsidRDefault="0018127E" w:rsidP="00882480">
            <w:pPr>
              <w:widowControl w:val="0"/>
              <w:tabs>
                <w:tab w:val="left" w:pos="90"/>
                <w:tab w:val="left" w:pos="1545"/>
              </w:tabs>
              <w:autoSpaceDE w:val="0"/>
              <w:autoSpaceDN w:val="0"/>
              <w:adjustRightInd w:val="0"/>
              <w:ind w:left="113" w:right="113"/>
              <w:jc w:val="center"/>
              <w:rPr>
                <w:b/>
                <w:bCs/>
                <w:sz w:val="22"/>
              </w:rPr>
            </w:pPr>
            <w:r w:rsidRPr="006F693A">
              <w:rPr>
                <w:b/>
                <w:bCs/>
                <w:sz w:val="22"/>
              </w:rPr>
              <w:t>USN</w:t>
            </w:r>
          </w:p>
        </w:tc>
        <w:tc>
          <w:tcPr>
            <w:tcW w:w="504" w:type="dxa"/>
            <w:shd w:val="clear" w:color="auto" w:fill="D9D9D9" w:themeFill="background1" w:themeFillShade="D9"/>
            <w:textDirection w:val="btLr"/>
          </w:tcPr>
          <w:p w14:paraId="01C8C188" w14:textId="77777777" w:rsidR="0018127E" w:rsidRPr="006F693A" w:rsidRDefault="0018127E" w:rsidP="00882480">
            <w:pPr>
              <w:widowControl w:val="0"/>
              <w:tabs>
                <w:tab w:val="left" w:pos="90"/>
                <w:tab w:val="left" w:pos="1545"/>
              </w:tabs>
              <w:autoSpaceDE w:val="0"/>
              <w:autoSpaceDN w:val="0"/>
              <w:adjustRightInd w:val="0"/>
              <w:ind w:left="113" w:right="113"/>
              <w:jc w:val="center"/>
              <w:rPr>
                <w:b/>
                <w:bCs/>
                <w:sz w:val="22"/>
              </w:rPr>
            </w:pPr>
            <w:r w:rsidRPr="006F693A">
              <w:rPr>
                <w:b/>
                <w:bCs/>
                <w:sz w:val="22"/>
              </w:rPr>
              <w:t>DIA</w:t>
            </w:r>
          </w:p>
        </w:tc>
        <w:tc>
          <w:tcPr>
            <w:tcW w:w="504" w:type="dxa"/>
            <w:shd w:val="clear" w:color="auto" w:fill="D9D9D9" w:themeFill="background1" w:themeFillShade="D9"/>
            <w:textDirection w:val="btLr"/>
          </w:tcPr>
          <w:p w14:paraId="0DB538C7" w14:textId="77777777" w:rsidR="0018127E" w:rsidRPr="006F693A" w:rsidRDefault="0018127E" w:rsidP="00882480">
            <w:pPr>
              <w:widowControl w:val="0"/>
              <w:tabs>
                <w:tab w:val="left" w:pos="90"/>
                <w:tab w:val="left" w:pos="1545"/>
              </w:tabs>
              <w:autoSpaceDE w:val="0"/>
              <w:autoSpaceDN w:val="0"/>
              <w:adjustRightInd w:val="0"/>
              <w:ind w:left="113" w:right="113"/>
              <w:jc w:val="center"/>
              <w:rPr>
                <w:b/>
                <w:bCs/>
                <w:sz w:val="22"/>
              </w:rPr>
            </w:pPr>
            <w:r w:rsidRPr="006F693A">
              <w:rPr>
                <w:b/>
                <w:bCs/>
                <w:sz w:val="22"/>
              </w:rPr>
              <w:t>NGA</w:t>
            </w:r>
          </w:p>
        </w:tc>
      </w:tr>
      <w:tr w:rsidR="0018127E" w:rsidRPr="006F693A" w14:paraId="4D66F6E9" w14:textId="77777777" w:rsidTr="0018127E">
        <w:trPr>
          <w:tblHeader/>
        </w:trPr>
        <w:tc>
          <w:tcPr>
            <w:tcW w:w="2605" w:type="dxa"/>
          </w:tcPr>
          <w:p w14:paraId="21D8B644" w14:textId="574C341F" w:rsidR="0018127E" w:rsidRPr="006F693A" w:rsidRDefault="00390374" w:rsidP="00882480">
            <w:pPr>
              <w:widowControl w:val="0"/>
              <w:tabs>
                <w:tab w:val="left" w:pos="90"/>
                <w:tab w:val="left" w:pos="1545"/>
              </w:tabs>
              <w:autoSpaceDE w:val="0"/>
              <w:autoSpaceDN w:val="0"/>
              <w:adjustRightInd w:val="0"/>
              <w:rPr>
                <w:bCs/>
                <w:sz w:val="18"/>
                <w:szCs w:val="18"/>
              </w:rPr>
            </w:pPr>
            <w:r w:rsidRPr="006F693A">
              <w:rPr>
                <w:sz w:val="18"/>
                <w:szCs w:val="18"/>
              </w:rPr>
              <w:t>M2016-07-C0-F,  Set Updates for NIEM Conformance</w:t>
            </w:r>
          </w:p>
        </w:tc>
        <w:tc>
          <w:tcPr>
            <w:tcW w:w="2160" w:type="dxa"/>
          </w:tcPr>
          <w:p w14:paraId="35D25896" w14:textId="2DF3CEA8" w:rsidR="0018127E" w:rsidRPr="006F693A" w:rsidRDefault="00390374" w:rsidP="0018127E">
            <w:pPr>
              <w:widowControl w:val="0"/>
              <w:tabs>
                <w:tab w:val="left" w:pos="90"/>
                <w:tab w:val="left" w:pos="1545"/>
              </w:tabs>
              <w:autoSpaceDE w:val="0"/>
              <w:autoSpaceDN w:val="0"/>
              <w:adjustRightInd w:val="0"/>
              <w:rPr>
                <w:bCs/>
                <w:sz w:val="18"/>
                <w:szCs w:val="18"/>
              </w:rPr>
            </w:pPr>
            <w:r w:rsidRPr="006F693A">
              <w:rPr>
                <w:bCs/>
                <w:sz w:val="18"/>
                <w:szCs w:val="18"/>
              </w:rPr>
              <w:t>Defer to CCB 2017-2</w:t>
            </w:r>
          </w:p>
        </w:tc>
        <w:tc>
          <w:tcPr>
            <w:tcW w:w="450" w:type="dxa"/>
            <w:vAlign w:val="center"/>
          </w:tcPr>
          <w:p w14:paraId="619D54DF" w14:textId="68205336" w:rsidR="0018127E" w:rsidRPr="006F693A" w:rsidRDefault="0018127E" w:rsidP="00882480">
            <w:pPr>
              <w:widowControl w:val="0"/>
              <w:tabs>
                <w:tab w:val="left" w:pos="90"/>
                <w:tab w:val="left" w:pos="1545"/>
              </w:tabs>
              <w:autoSpaceDE w:val="0"/>
              <w:autoSpaceDN w:val="0"/>
              <w:adjustRightInd w:val="0"/>
              <w:jc w:val="center"/>
              <w:rPr>
                <w:bCs/>
                <w:sz w:val="18"/>
                <w:szCs w:val="18"/>
              </w:rPr>
            </w:pPr>
          </w:p>
        </w:tc>
        <w:tc>
          <w:tcPr>
            <w:tcW w:w="540" w:type="dxa"/>
            <w:vAlign w:val="center"/>
          </w:tcPr>
          <w:p w14:paraId="6BCDDBCE" w14:textId="40B4835D" w:rsidR="0018127E" w:rsidRPr="006F693A" w:rsidRDefault="0018127E" w:rsidP="00882480">
            <w:pPr>
              <w:widowControl w:val="0"/>
              <w:tabs>
                <w:tab w:val="left" w:pos="90"/>
                <w:tab w:val="left" w:pos="1545"/>
              </w:tabs>
              <w:autoSpaceDE w:val="0"/>
              <w:autoSpaceDN w:val="0"/>
              <w:adjustRightInd w:val="0"/>
              <w:jc w:val="center"/>
              <w:rPr>
                <w:bCs/>
                <w:sz w:val="18"/>
                <w:szCs w:val="18"/>
              </w:rPr>
            </w:pPr>
          </w:p>
        </w:tc>
        <w:tc>
          <w:tcPr>
            <w:tcW w:w="408" w:type="dxa"/>
            <w:vAlign w:val="center"/>
          </w:tcPr>
          <w:p w14:paraId="53766426" w14:textId="77777777" w:rsidR="0018127E" w:rsidRPr="006F693A" w:rsidRDefault="0018127E" w:rsidP="00882480">
            <w:pPr>
              <w:widowControl w:val="0"/>
              <w:tabs>
                <w:tab w:val="left" w:pos="90"/>
                <w:tab w:val="left" w:pos="1545"/>
              </w:tabs>
              <w:autoSpaceDE w:val="0"/>
              <w:autoSpaceDN w:val="0"/>
              <w:adjustRightInd w:val="0"/>
              <w:jc w:val="center"/>
              <w:rPr>
                <w:bCs/>
                <w:sz w:val="18"/>
                <w:szCs w:val="18"/>
              </w:rPr>
            </w:pPr>
          </w:p>
        </w:tc>
        <w:tc>
          <w:tcPr>
            <w:tcW w:w="499" w:type="dxa"/>
            <w:vAlign w:val="center"/>
          </w:tcPr>
          <w:p w14:paraId="7FECD872" w14:textId="1A1C09E6" w:rsidR="0018127E" w:rsidRPr="006F693A" w:rsidRDefault="0018127E" w:rsidP="00882480">
            <w:pPr>
              <w:widowControl w:val="0"/>
              <w:tabs>
                <w:tab w:val="left" w:pos="90"/>
                <w:tab w:val="left" w:pos="1545"/>
              </w:tabs>
              <w:autoSpaceDE w:val="0"/>
              <w:autoSpaceDN w:val="0"/>
              <w:adjustRightInd w:val="0"/>
              <w:jc w:val="center"/>
              <w:rPr>
                <w:bCs/>
                <w:sz w:val="18"/>
                <w:szCs w:val="18"/>
              </w:rPr>
            </w:pPr>
          </w:p>
        </w:tc>
        <w:tc>
          <w:tcPr>
            <w:tcW w:w="533" w:type="dxa"/>
            <w:vAlign w:val="center"/>
          </w:tcPr>
          <w:p w14:paraId="3C389B07" w14:textId="657379FF" w:rsidR="0018127E" w:rsidRPr="006F693A" w:rsidRDefault="0018127E" w:rsidP="00882480">
            <w:pPr>
              <w:widowControl w:val="0"/>
              <w:tabs>
                <w:tab w:val="left" w:pos="90"/>
                <w:tab w:val="left" w:pos="1545"/>
              </w:tabs>
              <w:autoSpaceDE w:val="0"/>
              <w:autoSpaceDN w:val="0"/>
              <w:adjustRightInd w:val="0"/>
              <w:jc w:val="center"/>
              <w:rPr>
                <w:bCs/>
                <w:sz w:val="18"/>
                <w:szCs w:val="18"/>
              </w:rPr>
            </w:pPr>
          </w:p>
        </w:tc>
        <w:tc>
          <w:tcPr>
            <w:tcW w:w="465" w:type="dxa"/>
            <w:vAlign w:val="center"/>
          </w:tcPr>
          <w:p w14:paraId="62A04112" w14:textId="1B27EB1D" w:rsidR="0018127E" w:rsidRPr="006F693A" w:rsidRDefault="0018127E" w:rsidP="00882480">
            <w:pPr>
              <w:widowControl w:val="0"/>
              <w:tabs>
                <w:tab w:val="left" w:pos="90"/>
                <w:tab w:val="left" w:pos="1545"/>
              </w:tabs>
              <w:autoSpaceDE w:val="0"/>
              <w:autoSpaceDN w:val="0"/>
              <w:adjustRightInd w:val="0"/>
              <w:jc w:val="center"/>
              <w:rPr>
                <w:bCs/>
                <w:sz w:val="18"/>
                <w:szCs w:val="18"/>
              </w:rPr>
            </w:pPr>
          </w:p>
        </w:tc>
        <w:tc>
          <w:tcPr>
            <w:tcW w:w="525" w:type="dxa"/>
            <w:vAlign w:val="center"/>
          </w:tcPr>
          <w:p w14:paraId="38ED2E19" w14:textId="7614E87D" w:rsidR="0018127E" w:rsidRPr="006F693A" w:rsidRDefault="0018127E" w:rsidP="00882480">
            <w:pPr>
              <w:widowControl w:val="0"/>
              <w:tabs>
                <w:tab w:val="left" w:pos="90"/>
                <w:tab w:val="left" w:pos="1545"/>
              </w:tabs>
              <w:autoSpaceDE w:val="0"/>
              <w:autoSpaceDN w:val="0"/>
              <w:adjustRightInd w:val="0"/>
              <w:jc w:val="center"/>
              <w:rPr>
                <w:bCs/>
                <w:sz w:val="18"/>
                <w:szCs w:val="18"/>
              </w:rPr>
            </w:pPr>
          </w:p>
        </w:tc>
        <w:tc>
          <w:tcPr>
            <w:tcW w:w="473" w:type="dxa"/>
            <w:vAlign w:val="center"/>
          </w:tcPr>
          <w:p w14:paraId="7E0E57C2" w14:textId="276C0552" w:rsidR="0018127E" w:rsidRPr="006F693A" w:rsidRDefault="0018127E" w:rsidP="00882480">
            <w:pPr>
              <w:widowControl w:val="0"/>
              <w:tabs>
                <w:tab w:val="left" w:pos="90"/>
                <w:tab w:val="left" w:pos="1545"/>
              </w:tabs>
              <w:autoSpaceDE w:val="0"/>
              <w:autoSpaceDN w:val="0"/>
              <w:adjustRightInd w:val="0"/>
              <w:jc w:val="center"/>
              <w:rPr>
                <w:bCs/>
                <w:sz w:val="18"/>
                <w:szCs w:val="18"/>
              </w:rPr>
            </w:pPr>
          </w:p>
        </w:tc>
        <w:tc>
          <w:tcPr>
            <w:tcW w:w="504" w:type="dxa"/>
            <w:vAlign w:val="center"/>
          </w:tcPr>
          <w:p w14:paraId="0749B626" w14:textId="5009EA3D" w:rsidR="0018127E" w:rsidRPr="006F693A" w:rsidRDefault="0018127E" w:rsidP="00882480">
            <w:pPr>
              <w:widowControl w:val="0"/>
              <w:tabs>
                <w:tab w:val="left" w:pos="90"/>
                <w:tab w:val="left" w:pos="1545"/>
              </w:tabs>
              <w:autoSpaceDE w:val="0"/>
              <w:autoSpaceDN w:val="0"/>
              <w:adjustRightInd w:val="0"/>
              <w:jc w:val="center"/>
              <w:rPr>
                <w:bCs/>
                <w:sz w:val="18"/>
                <w:szCs w:val="18"/>
              </w:rPr>
            </w:pPr>
          </w:p>
        </w:tc>
        <w:tc>
          <w:tcPr>
            <w:tcW w:w="504" w:type="dxa"/>
            <w:vAlign w:val="center"/>
          </w:tcPr>
          <w:p w14:paraId="31DD8F45" w14:textId="627C27A6" w:rsidR="0018127E" w:rsidRPr="006F693A" w:rsidRDefault="0018127E" w:rsidP="00882480">
            <w:pPr>
              <w:widowControl w:val="0"/>
              <w:tabs>
                <w:tab w:val="left" w:pos="90"/>
                <w:tab w:val="left" w:pos="1545"/>
              </w:tabs>
              <w:autoSpaceDE w:val="0"/>
              <w:autoSpaceDN w:val="0"/>
              <w:adjustRightInd w:val="0"/>
              <w:jc w:val="center"/>
              <w:rPr>
                <w:bCs/>
                <w:sz w:val="18"/>
                <w:szCs w:val="18"/>
              </w:rPr>
            </w:pPr>
          </w:p>
        </w:tc>
        <w:tc>
          <w:tcPr>
            <w:tcW w:w="504" w:type="dxa"/>
            <w:vAlign w:val="center"/>
          </w:tcPr>
          <w:p w14:paraId="1BCE1E23" w14:textId="7D4BDD77" w:rsidR="0018127E" w:rsidRPr="006F693A" w:rsidRDefault="0018127E" w:rsidP="00882480">
            <w:pPr>
              <w:widowControl w:val="0"/>
              <w:tabs>
                <w:tab w:val="left" w:pos="90"/>
                <w:tab w:val="left" w:pos="1545"/>
              </w:tabs>
              <w:autoSpaceDE w:val="0"/>
              <w:autoSpaceDN w:val="0"/>
              <w:adjustRightInd w:val="0"/>
              <w:jc w:val="center"/>
              <w:rPr>
                <w:bCs/>
                <w:sz w:val="18"/>
                <w:szCs w:val="18"/>
              </w:rPr>
            </w:pPr>
          </w:p>
        </w:tc>
      </w:tr>
      <w:tr w:rsidR="00882480" w:rsidRPr="006F693A" w14:paraId="67850F84" w14:textId="77777777" w:rsidTr="0018127E">
        <w:trPr>
          <w:tblHeader/>
        </w:trPr>
        <w:tc>
          <w:tcPr>
            <w:tcW w:w="10170" w:type="dxa"/>
            <w:gridSpan w:val="13"/>
            <w:vAlign w:val="center"/>
          </w:tcPr>
          <w:p w14:paraId="021B2C74" w14:textId="44B1FAE0" w:rsidR="00882480" w:rsidRPr="006F693A" w:rsidRDefault="00390374" w:rsidP="00882480">
            <w:pPr>
              <w:tabs>
                <w:tab w:val="left" w:pos="900"/>
              </w:tabs>
              <w:rPr>
                <w:sz w:val="18"/>
                <w:szCs w:val="18"/>
              </w:rPr>
            </w:pPr>
            <w:r w:rsidRPr="006F693A">
              <w:rPr>
                <w:sz w:val="18"/>
                <w:szCs w:val="18"/>
              </w:rPr>
              <w:t>Remarks: USAF agreed to USA request to Defer</w:t>
            </w:r>
            <w:r w:rsidR="00322CD1" w:rsidRPr="006F693A">
              <w:rPr>
                <w:sz w:val="18"/>
                <w:szCs w:val="18"/>
              </w:rPr>
              <w:t xml:space="preserve"> as Change 1</w:t>
            </w:r>
            <w:r w:rsidRPr="006F693A">
              <w:rPr>
                <w:sz w:val="18"/>
                <w:szCs w:val="18"/>
              </w:rPr>
              <w:t xml:space="preserve"> to allow more time to view.</w:t>
            </w:r>
            <w:r w:rsidR="00322CD1" w:rsidRPr="006F693A">
              <w:rPr>
                <w:sz w:val="18"/>
                <w:szCs w:val="18"/>
              </w:rPr>
              <w:t xml:space="preserve">  USAF will update the sets spreadsheet with approved comments and send to DISA to post as Change 1 for review at July CCB.</w:t>
            </w:r>
          </w:p>
        </w:tc>
      </w:tr>
      <w:tr w:rsidR="0018127E" w:rsidRPr="006F693A" w14:paraId="2AF30376" w14:textId="77777777" w:rsidTr="00322CD1">
        <w:trPr>
          <w:trHeight w:val="650"/>
          <w:tblHeader/>
        </w:trPr>
        <w:tc>
          <w:tcPr>
            <w:tcW w:w="2605" w:type="dxa"/>
          </w:tcPr>
          <w:p w14:paraId="76B12FB1" w14:textId="5E9BE317" w:rsidR="0018127E" w:rsidRPr="006F693A" w:rsidRDefault="00390374" w:rsidP="00882480">
            <w:pPr>
              <w:widowControl w:val="0"/>
              <w:tabs>
                <w:tab w:val="left" w:pos="90"/>
                <w:tab w:val="left" w:pos="1545"/>
              </w:tabs>
              <w:autoSpaceDE w:val="0"/>
              <w:autoSpaceDN w:val="0"/>
              <w:adjustRightInd w:val="0"/>
              <w:rPr>
                <w:bCs/>
                <w:sz w:val="18"/>
                <w:szCs w:val="18"/>
              </w:rPr>
            </w:pPr>
            <w:r w:rsidRPr="006F693A">
              <w:rPr>
                <w:sz w:val="18"/>
                <w:szCs w:val="18"/>
              </w:rPr>
              <w:t>M2017-01-C0-F,  Creation of Substitution Groups for NIEM Conformance</w:t>
            </w:r>
          </w:p>
        </w:tc>
        <w:tc>
          <w:tcPr>
            <w:tcW w:w="2160" w:type="dxa"/>
          </w:tcPr>
          <w:p w14:paraId="65DDB64E" w14:textId="6EC8D9E7" w:rsidR="0018127E" w:rsidRPr="006F693A" w:rsidRDefault="00390374" w:rsidP="0018127E">
            <w:pPr>
              <w:widowControl w:val="0"/>
              <w:tabs>
                <w:tab w:val="left" w:pos="90"/>
                <w:tab w:val="left" w:pos="1545"/>
              </w:tabs>
              <w:autoSpaceDE w:val="0"/>
              <w:autoSpaceDN w:val="0"/>
              <w:adjustRightInd w:val="0"/>
              <w:rPr>
                <w:bCs/>
                <w:sz w:val="18"/>
                <w:szCs w:val="18"/>
              </w:rPr>
            </w:pPr>
            <w:r w:rsidRPr="006F693A">
              <w:rPr>
                <w:bCs/>
                <w:sz w:val="18"/>
                <w:szCs w:val="18"/>
              </w:rPr>
              <w:t>Defer to CCB 2017-2</w:t>
            </w:r>
          </w:p>
        </w:tc>
        <w:tc>
          <w:tcPr>
            <w:tcW w:w="450" w:type="dxa"/>
            <w:vAlign w:val="center"/>
          </w:tcPr>
          <w:p w14:paraId="05A7B0CC" w14:textId="274E9033" w:rsidR="0018127E" w:rsidRPr="006F693A" w:rsidRDefault="0018127E" w:rsidP="00882480">
            <w:pPr>
              <w:widowControl w:val="0"/>
              <w:tabs>
                <w:tab w:val="left" w:pos="90"/>
                <w:tab w:val="left" w:pos="1545"/>
              </w:tabs>
              <w:autoSpaceDE w:val="0"/>
              <w:autoSpaceDN w:val="0"/>
              <w:adjustRightInd w:val="0"/>
              <w:jc w:val="center"/>
              <w:rPr>
                <w:bCs/>
                <w:sz w:val="18"/>
                <w:szCs w:val="18"/>
              </w:rPr>
            </w:pPr>
          </w:p>
        </w:tc>
        <w:tc>
          <w:tcPr>
            <w:tcW w:w="540" w:type="dxa"/>
            <w:vAlign w:val="center"/>
          </w:tcPr>
          <w:p w14:paraId="0D362927" w14:textId="72B510B3" w:rsidR="0018127E" w:rsidRPr="006F693A" w:rsidRDefault="0018127E" w:rsidP="00882480">
            <w:pPr>
              <w:widowControl w:val="0"/>
              <w:tabs>
                <w:tab w:val="left" w:pos="90"/>
                <w:tab w:val="left" w:pos="1545"/>
              </w:tabs>
              <w:autoSpaceDE w:val="0"/>
              <w:autoSpaceDN w:val="0"/>
              <w:adjustRightInd w:val="0"/>
              <w:jc w:val="center"/>
              <w:rPr>
                <w:bCs/>
                <w:sz w:val="18"/>
                <w:szCs w:val="18"/>
              </w:rPr>
            </w:pPr>
          </w:p>
        </w:tc>
        <w:tc>
          <w:tcPr>
            <w:tcW w:w="408" w:type="dxa"/>
            <w:vAlign w:val="center"/>
          </w:tcPr>
          <w:p w14:paraId="71D562A1" w14:textId="77777777" w:rsidR="0018127E" w:rsidRPr="006F693A" w:rsidRDefault="0018127E" w:rsidP="00882480">
            <w:pPr>
              <w:widowControl w:val="0"/>
              <w:tabs>
                <w:tab w:val="left" w:pos="90"/>
                <w:tab w:val="left" w:pos="1545"/>
              </w:tabs>
              <w:autoSpaceDE w:val="0"/>
              <w:autoSpaceDN w:val="0"/>
              <w:adjustRightInd w:val="0"/>
              <w:jc w:val="center"/>
              <w:rPr>
                <w:bCs/>
                <w:sz w:val="18"/>
                <w:szCs w:val="18"/>
              </w:rPr>
            </w:pPr>
          </w:p>
        </w:tc>
        <w:tc>
          <w:tcPr>
            <w:tcW w:w="499" w:type="dxa"/>
            <w:vAlign w:val="center"/>
          </w:tcPr>
          <w:p w14:paraId="2235B3CD" w14:textId="6CAAE236" w:rsidR="0018127E" w:rsidRPr="006F693A" w:rsidRDefault="0018127E" w:rsidP="00882480">
            <w:pPr>
              <w:widowControl w:val="0"/>
              <w:tabs>
                <w:tab w:val="left" w:pos="90"/>
                <w:tab w:val="left" w:pos="1545"/>
              </w:tabs>
              <w:autoSpaceDE w:val="0"/>
              <w:autoSpaceDN w:val="0"/>
              <w:adjustRightInd w:val="0"/>
              <w:jc w:val="center"/>
              <w:rPr>
                <w:bCs/>
                <w:sz w:val="18"/>
                <w:szCs w:val="18"/>
              </w:rPr>
            </w:pPr>
          </w:p>
        </w:tc>
        <w:tc>
          <w:tcPr>
            <w:tcW w:w="533" w:type="dxa"/>
            <w:vAlign w:val="center"/>
          </w:tcPr>
          <w:p w14:paraId="013F75F3" w14:textId="484A7D04" w:rsidR="0018127E" w:rsidRPr="006F693A" w:rsidRDefault="0018127E" w:rsidP="00882480">
            <w:pPr>
              <w:widowControl w:val="0"/>
              <w:tabs>
                <w:tab w:val="left" w:pos="90"/>
                <w:tab w:val="left" w:pos="1545"/>
              </w:tabs>
              <w:autoSpaceDE w:val="0"/>
              <w:autoSpaceDN w:val="0"/>
              <w:adjustRightInd w:val="0"/>
              <w:jc w:val="center"/>
              <w:rPr>
                <w:bCs/>
                <w:sz w:val="18"/>
                <w:szCs w:val="18"/>
              </w:rPr>
            </w:pPr>
          </w:p>
        </w:tc>
        <w:tc>
          <w:tcPr>
            <w:tcW w:w="465" w:type="dxa"/>
            <w:vAlign w:val="center"/>
          </w:tcPr>
          <w:p w14:paraId="7A9CA0C6" w14:textId="5634F291" w:rsidR="0018127E" w:rsidRPr="006F693A" w:rsidRDefault="0018127E" w:rsidP="00882480">
            <w:pPr>
              <w:widowControl w:val="0"/>
              <w:tabs>
                <w:tab w:val="left" w:pos="90"/>
                <w:tab w:val="left" w:pos="1545"/>
              </w:tabs>
              <w:autoSpaceDE w:val="0"/>
              <w:autoSpaceDN w:val="0"/>
              <w:adjustRightInd w:val="0"/>
              <w:jc w:val="center"/>
              <w:rPr>
                <w:bCs/>
                <w:sz w:val="18"/>
                <w:szCs w:val="18"/>
              </w:rPr>
            </w:pPr>
          </w:p>
        </w:tc>
        <w:tc>
          <w:tcPr>
            <w:tcW w:w="525" w:type="dxa"/>
            <w:vAlign w:val="center"/>
          </w:tcPr>
          <w:p w14:paraId="65D0C04B" w14:textId="7DC6FF16" w:rsidR="0018127E" w:rsidRPr="006F693A" w:rsidRDefault="0018127E" w:rsidP="00882480">
            <w:pPr>
              <w:widowControl w:val="0"/>
              <w:tabs>
                <w:tab w:val="left" w:pos="90"/>
                <w:tab w:val="left" w:pos="1545"/>
              </w:tabs>
              <w:autoSpaceDE w:val="0"/>
              <w:autoSpaceDN w:val="0"/>
              <w:adjustRightInd w:val="0"/>
              <w:jc w:val="center"/>
              <w:rPr>
                <w:bCs/>
                <w:sz w:val="18"/>
                <w:szCs w:val="18"/>
              </w:rPr>
            </w:pPr>
          </w:p>
        </w:tc>
        <w:tc>
          <w:tcPr>
            <w:tcW w:w="473" w:type="dxa"/>
            <w:vAlign w:val="center"/>
          </w:tcPr>
          <w:p w14:paraId="146DE613" w14:textId="52C8D602" w:rsidR="0018127E" w:rsidRPr="006F693A" w:rsidRDefault="0018127E" w:rsidP="00882480">
            <w:pPr>
              <w:widowControl w:val="0"/>
              <w:tabs>
                <w:tab w:val="left" w:pos="90"/>
                <w:tab w:val="left" w:pos="1545"/>
              </w:tabs>
              <w:autoSpaceDE w:val="0"/>
              <w:autoSpaceDN w:val="0"/>
              <w:adjustRightInd w:val="0"/>
              <w:jc w:val="center"/>
              <w:rPr>
                <w:bCs/>
                <w:sz w:val="18"/>
                <w:szCs w:val="18"/>
              </w:rPr>
            </w:pPr>
          </w:p>
        </w:tc>
        <w:tc>
          <w:tcPr>
            <w:tcW w:w="504" w:type="dxa"/>
            <w:vAlign w:val="center"/>
          </w:tcPr>
          <w:p w14:paraId="57201ECC" w14:textId="4B3F345E" w:rsidR="0018127E" w:rsidRPr="006F693A" w:rsidRDefault="0018127E" w:rsidP="00882480">
            <w:pPr>
              <w:widowControl w:val="0"/>
              <w:tabs>
                <w:tab w:val="left" w:pos="90"/>
                <w:tab w:val="left" w:pos="1545"/>
              </w:tabs>
              <w:autoSpaceDE w:val="0"/>
              <w:autoSpaceDN w:val="0"/>
              <w:adjustRightInd w:val="0"/>
              <w:jc w:val="center"/>
              <w:rPr>
                <w:bCs/>
                <w:sz w:val="18"/>
                <w:szCs w:val="18"/>
              </w:rPr>
            </w:pPr>
          </w:p>
        </w:tc>
        <w:tc>
          <w:tcPr>
            <w:tcW w:w="504" w:type="dxa"/>
            <w:vAlign w:val="center"/>
          </w:tcPr>
          <w:p w14:paraId="064A6549" w14:textId="1C462D29" w:rsidR="0018127E" w:rsidRPr="006F693A" w:rsidRDefault="0018127E" w:rsidP="00882480">
            <w:pPr>
              <w:widowControl w:val="0"/>
              <w:tabs>
                <w:tab w:val="left" w:pos="90"/>
                <w:tab w:val="left" w:pos="1545"/>
              </w:tabs>
              <w:autoSpaceDE w:val="0"/>
              <w:autoSpaceDN w:val="0"/>
              <w:adjustRightInd w:val="0"/>
              <w:jc w:val="center"/>
              <w:rPr>
                <w:bCs/>
                <w:sz w:val="18"/>
                <w:szCs w:val="18"/>
              </w:rPr>
            </w:pPr>
          </w:p>
        </w:tc>
        <w:tc>
          <w:tcPr>
            <w:tcW w:w="504" w:type="dxa"/>
            <w:vAlign w:val="center"/>
          </w:tcPr>
          <w:p w14:paraId="6F1C4795" w14:textId="1D63E49D" w:rsidR="0018127E" w:rsidRPr="006F693A" w:rsidRDefault="0018127E" w:rsidP="00882480">
            <w:pPr>
              <w:widowControl w:val="0"/>
              <w:tabs>
                <w:tab w:val="left" w:pos="90"/>
                <w:tab w:val="left" w:pos="1545"/>
              </w:tabs>
              <w:autoSpaceDE w:val="0"/>
              <w:autoSpaceDN w:val="0"/>
              <w:adjustRightInd w:val="0"/>
              <w:jc w:val="center"/>
              <w:rPr>
                <w:bCs/>
                <w:sz w:val="18"/>
                <w:szCs w:val="18"/>
              </w:rPr>
            </w:pPr>
          </w:p>
        </w:tc>
      </w:tr>
      <w:tr w:rsidR="00322CD1" w:rsidRPr="006F693A" w14:paraId="3485B9D8" w14:textId="77777777" w:rsidTr="00322CD1">
        <w:trPr>
          <w:trHeight w:val="533"/>
          <w:tblHeader/>
        </w:trPr>
        <w:tc>
          <w:tcPr>
            <w:tcW w:w="10170" w:type="dxa"/>
            <w:gridSpan w:val="13"/>
          </w:tcPr>
          <w:p w14:paraId="0FBF2F49" w14:textId="7FA6EDD4" w:rsidR="00322CD1" w:rsidRPr="006F693A" w:rsidRDefault="00322CD1" w:rsidP="00322CD1">
            <w:pPr>
              <w:widowControl w:val="0"/>
              <w:tabs>
                <w:tab w:val="left" w:pos="90"/>
                <w:tab w:val="left" w:pos="1545"/>
              </w:tabs>
              <w:autoSpaceDE w:val="0"/>
              <w:autoSpaceDN w:val="0"/>
              <w:adjustRightInd w:val="0"/>
              <w:rPr>
                <w:bCs/>
                <w:sz w:val="18"/>
                <w:szCs w:val="18"/>
              </w:rPr>
            </w:pPr>
            <w:r w:rsidRPr="006F693A">
              <w:rPr>
                <w:sz w:val="18"/>
                <w:szCs w:val="18"/>
              </w:rPr>
              <w:t>Remarks: USAF agreed to USA request to Defer as Change 1 to allow more time to view.  USAF will update the sets spreadsheet with approved comments and send to DISA to post as Change 1 for review at July CCB.</w:t>
            </w:r>
          </w:p>
        </w:tc>
      </w:tr>
      <w:tr w:rsidR="00322CD1" w:rsidRPr="006F693A" w14:paraId="38A53E54" w14:textId="77777777" w:rsidTr="00655E06">
        <w:trPr>
          <w:trHeight w:val="515"/>
          <w:tblHeader/>
        </w:trPr>
        <w:tc>
          <w:tcPr>
            <w:tcW w:w="2605" w:type="dxa"/>
          </w:tcPr>
          <w:p w14:paraId="1DFFF96E" w14:textId="2B8435AD" w:rsidR="00322CD1" w:rsidRPr="006F693A" w:rsidRDefault="00322CD1" w:rsidP="00882480">
            <w:pPr>
              <w:widowControl w:val="0"/>
              <w:tabs>
                <w:tab w:val="left" w:pos="90"/>
                <w:tab w:val="left" w:pos="1545"/>
              </w:tabs>
              <w:autoSpaceDE w:val="0"/>
              <w:autoSpaceDN w:val="0"/>
              <w:adjustRightInd w:val="0"/>
              <w:rPr>
                <w:sz w:val="18"/>
                <w:szCs w:val="18"/>
              </w:rPr>
            </w:pPr>
            <w:r w:rsidRPr="006F693A">
              <w:rPr>
                <w:sz w:val="18"/>
                <w:szCs w:val="18"/>
              </w:rPr>
              <w:t>M2017-02-C0-T,  Change 2 to MIL-STD-6040B</w:t>
            </w:r>
          </w:p>
        </w:tc>
        <w:tc>
          <w:tcPr>
            <w:tcW w:w="2160" w:type="dxa"/>
          </w:tcPr>
          <w:p w14:paraId="0010B78C" w14:textId="24AA2598" w:rsidR="00322CD1" w:rsidRPr="006F693A" w:rsidRDefault="00322CD1" w:rsidP="0018127E">
            <w:pPr>
              <w:widowControl w:val="0"/>
              <w:tabs>
                <w:tab w:val="left" w:pos="90"/>
                <w:tab w:val="left" w:pos="1545"/>
              </w:tabs>
              <w:autoSpaceDE w:val="0"/>
              <w:autoSpaceDN w:val="0"/>
              <w:adjustRightInd w:val="0"/>
              <w:rPr>
                <w:bCs/>
                <w:sz w:val="18"/>
                <w:szCs w:val="18"/>
              </w:rPr>
            </w:pPr>
            <w:r w:rsidRPr="006F693A">
              <w:rPr>
                <w:bCs/>
                <w:sz w:val="18"/>
                <w:szCs w:val="18"/>
              </w:rPr>
              <w:t>Defer to CCB 2017-2</w:t>
            </w:r>
          </w:p>
        </w:tc>
        <w:tc>
          <w:tcPr>
            <w:tcW w:w="450" w:type="dxa"/>
            <w:vAlign w:val="center"/>
          </w:tcPr>
          <w:p w14:paraId="1C5E2D62" w14:textId="77777777" w:rsidR="00322CD1" w:rsidRPr="006F693A" w:rsidRDefault="00322CD1" w:rsidP="00882480">
            <w:pPr>
              <w:widowControl w:val="0"/>
              <w:tabs>
                <w:tab w:val="left" w:pos="90"/>
                <w:tab w:val="left" w:pos="1545"/>
              </w:tabs>
              <w:autoSpaceDE w:val="0"/>
              <w:autoSpaceDN w:val="0"/>
              <w:adjustRightInd w:val="0"/>
              <w:jc w:val="center"/>
              <w:rPr>
                <w:bCs/>
                <w:sz w:val="18"/>
                <w:szCs w:val="18"/>
              </w:rPr>
            </w:pPr>
          </w:p>
        </w:tc>
        <w:tc>
          <w:tcPr>
            <w:tcW w:w="540" w:type="dxa"/>
            <w:vAlign w:val="center"/>
          </w:tcPr>
          <w:p w14:paraId="63FFD2EE" w14:textId="77777777" w:rsidR="00322CD1" w:rsidRPr="006F693A" w:rsidRDefault="00322CD1" w:rsidP="00882480">
            <w:pPr>
              <w:widowControl w:val="0"/>
              <w:tabs>
                <w:tab w:val="left" w:pos="90"/>
                <w:tab w:val="left" w:pos="1545"/>
              </w:tabs>
              <w:autoSpaceDE w:val="0"/>
              <w:autoSpaceDN w:val="0"/>
              <w:adjustRightInd w:val="0"/>
              <w:jc w:val="center"/>
              <w:rPr>
                <w:bCs/>
                <w:sz w:val="18"/>
                <w:szCs w:val="18"/>
              </w:rPr>
            </w:pPr>
          </w:p>
        </w:tc>
        <w:tc>
          <w:tcPr>
            <w:tcW w:w="408" w:type="dxa"/>
            <w:vAlign w:val="center"/>
          </w:tcPr>
          <w:p w14:paraId="684BE321" w14:textId="77777777" w:rsidR="00322CD1" w:rsidRPr="006F693A" w:rsidRDefault="00322CD1" w:rsidP="00882480">
            <w:pPr>
              <w:widowControl w:val="0"/>
              <w:tabs>
                <w:tab w:val="left" w:pos="90"/>
                <w:tab w:val="left" w:pos="1545"/>
              </w:tabs>
              <w:autoSpaceDE w:val="0"/>
              <w:autoSpaceDN w:val="0"/>
              <w:adjustRightInd w:val="0"/>
              <w:jc w:val="center"/>
              <w:rPr>
                <w:bCs/>
                <w:sz w:val="18"/>
                <w:szCs w:val="18"/>
              </w:rPr>
            </w:pPr>
          </w:p>
        </w:tc>
        <w:tc>
          <w:tcPr>
            <w:tcW w:w="499" w:type="dxa"/>
            <w:vAlign w:val="center"/>
          </w:tcPr>
          <w:p w14:paraId="42554DB1" w14:textId="77777777" w:rsidR="00322CD1" w:rsidRPr="006F693A" w:rsidRDefault="00322CD1" w:rsidP="00882480">
            <w:pPr>
              <w:widowControl w:val="0"/>
              <w:tabs>
                <w:tab w:val="left" w:pos="90"/>
                <w:tab w:val="left" w:pos="1545"/>
              </w:tabs>
              <w:autoSpaceDE w:val="0"/>
              <w:autoSpaceDN w:val="0"/>
              <w:adjustRightInd w:val="0"/>
              <w:jc w:val="center"/>
              <w:rPr>
                <w:bCs/>
                <w:sz w:val="18"/>
                <w:szCs w:val="18"/>
              </w:rPr>
            </w:pPr>
          </w:p>
        </w:tc>
        <w:tc>
          <w:tcPr>
            <w:tcW w:w="533" w:type="dxa"/>
            <w:vAlign w:val="center"/>
          </w:tcPr>
          <w:p w14:paraId="5D925DEF" w14:textId="77777777" w:rsidR="00322CD1" w:rsidRPr="006F693A" w:rsidRDefault="00322CD1" w:rsidP="00882480">
            <w:pPr>
              <w:widowControl w:val="0"/>
              <w:tabs>
                <w:tab w:val="left" w:pos="90"/>
                <w:tab w:val="left" w:pos="1545"/>
              </w:tabs>
              <w:autoSpaceDE w:val="0"/>
              <w:autoSpaceDN w:val="0"/>
              <w:adjustRightInd w:val="0"/>
              <w:jc w:val="center"/>
              <w:rPr>
                <w:bCs/>
                <w:sz w:val="18"/>
                <w:szCs w:val="18"/>
              </w:rPr>
            </w:pPr>
          </w:p>
        </w:tc>
        <w:tc>
          <w:tcPr>
            <w:tcW w:w="465" w:type="dxa"/>
            <w:vAlign w:val="center"/>
          </w:tcPr>
          <w:p w14:paraId="532A8379" w14:textId="77777777" w:rsidR="00322CD1" w:rsidRPr="006F693A" w:rsidRDefault="00322CD1" w:rsidP="00882480">
            <w:pPr>
              <w:widowControl w:val="0"/>
              <w:tabs>
                <w:tab w:val="left" w:pos="90"/>
                <w:tab w:val="left" w:pos="1545"/>
              </w:tabs>
              <w:autoSpaceDE w:val="0"/>
              <w:autoSpaceDN w:val="0"/>
              <w:adjustRightInd w:val="0"/>
              <w:jc w:val="center"/>
              <w:rPr>
                <w:bCs/>
                <w:sz w:val="18"/>
                <w:szCs w:val="18"/>
              </w:rPr>
            </w:pPr>
          </w:p>
        </w:tc>
        <w:tc>
          <w:tcPr>
            <w:tcW w:w="525" w:type="dxa"/>
            <w:vAlign w:val="center"/>
          </w:tcPr>
          <w:p w14:paraId="21029725" w14:textId="77777777" w:rsidR="00322CD1" w:rsidRPr="006F693A" w:rsidRDefault="00322CD1" w:rsidP="00882480">
            <w:pPr>
              <w:widowControl w:val="0"/>
              <w:tabs>
                <w:tab w:val="left" w:pos="90"/>
                <w:tab w:val="left" w:pos="1545"/>
              </w:tabs>
              <w:autoSpaceDE w:val="0"/>
              <w:autoSpaceDN w:val="0"/>
              <w:adjustRightInd w:val="0"/>
              <w:jc w:val="center"/>
              <w:rPr>
                <w:bCs/>
                <w:sz w:val="18"/>
                <w:szCs w:val="18"/>
              </w:rPr>
            </w:pPr>
          </w:p>
        </w:tc>
        <w:tc>
          <w:tcPr>
            <w:tcW w:w="473" w:type="dxa"/>
            <w:vAlign w:val="center"/>
          </w:tcPr>
          <w:p w14:paraId="7B6D2647" w14:textId="77777777" w:rsidR="00322CD1" w:rsidRPr="006F693A" w:rsidRDefault="00322CD1" w:rsidP="00882480">
            <w:pPr>
              <w:widowControl w:val="0"/>
              <w:tabs>
                <w:tab w:val="left" w:pos="90"/>
                <w:tab w:val="left" w:pos="1545"/>
              </w:tabs>
              <w:autoSpaceDE w:val="0"/>
              <w:autoSpaceDN w:val="0"/>
              <w:adjustRightInd w:val="0"/>
              <w:jc w:val="center"/>
              <w:rPr>
                <w:bCs/>
                <w:sz w:val="18"/>
                <w:szCs w:val="18"/>
              </w:rPr>
            </w:pPr>
          </w:p>
        </w:tc>
        <w:tc>
          <w:tcPr>
            <w:tcW w:w="504" w:type="dxa"/>
            <w:vAlign w:val="center"/>
          </w:tcPr>
          <w:p w14:paraId="256268B5" w14:textId="77777777" w:rsidR="00322CD1" w:rsidRPr="006F693A" w:rsidRDefault="00322CD1" w:rsidP="00882480">
            <w:pPr>
              <w:widowControl w:val="0"/>
              <w:tabs>
                <w:tab w:val="left" w:pos="90"/>
                <w:tab w:val="left" w:pos="1545"/>
              </w:tabs>
              <w:autoSpaceDE w:val="0"/>
              <w:autoSpaceDN w:val="0"/>
              <w:adjustRightInd w:val="0"/>
              <w:jc w:val="center"/>
              <w:rPr>
                <w:bCs/>
                <w:sz w:val="18"/>
                <w:szCs w:val="18"/>
              </w:rPr>
            </w:pPr>
          </w:p>
        </w:tc>
        <w:tc>
          <w:tcPr>
            <w:tcW w:w="504" w:type="dxa"/>
            <w:vAlign w:val="center"/>
          </w:tcPr>
          <w:p w14:paraId="4B57A56B" w14:textId="77777777" w:rsidR="00322CD1" w:rsidRPr="006F693A" w:rsidRDefault="00322CD1" w:rsidP="00882480">
            <w:pPr>
              <w:widowControl w:val="0"/>
              <w:tabs>
                <w:tab w:val="left" w:pos="90"/>
                <w:tab w:val="left" w:pos="1545"/>
              </w:tabs>
              <w:autoSpaceDE w:val="0"/>
              <w:autoSpaceDN w:val="0"/>
              <w:adjustRightInd w:val="0"/>
              <w:jc w:val="center"/>
              <w:rPr>
                <w:bCs/>
                <w:sz w:val="18"/>
                <w:szCs w:val="18"/>
              </w:rPr>
            </w:pPr>
          </w:p>
        </w:tc>
        <w:tc>
          <w:tcPr>
            <w:tcW w:w="504" w:type="dxa"/>
            <w:vAlign w:val="center"/>
          </w:tcPr>
          <w:p w14:paraId="7C71E684" w14:textId="77777777" w:rsidR="00322CD1" w:rsidRPr="006F693A" w:rsidRDefault="00322CD1" w:rsidP="00882480">
            <w:pPr>
              <w:widowControl w:val="0"/>
              <w:tabs>
                <w:tab w:val="left" w:pos="90"/>
                <w:tab w:val="left" w:pos="1545"/>
              </w:tabs>
              <w:autoSpaceDE w:val="0"/>
              <w:autoSpaceDN w:val="0"/>
              <w:adjustRightInd w:val="0"/>
              <w:jc w:val="center"/>
              <w:rPr>
                <w:bCs/>
                <w:sz w:val="18"/>
                <w:szCs w:val="18"/>
              </w:rPr>
            </w:pPr>
          </w:p>
        </w:tc>
      </w:tr>
      <w:tr w:rsidR="00322CD1" w:rsidRPr="006F693A" w14:paraId="059FAFCC" w14:textId="77777777" w:rsidTr="00322CD1">
        <w:trPr>
          <w:trHeight w:val="335"/>
          <w:tblHeader/>
        </w:trPr>
        <w:tc>
          <w:tcPr>
            <w:tcW w:w="10170" w:type="dxa"/>
            <w:gridSpan w:val="13"/>
          </w:tcPr>
          <w:p w14:paraId="50B9DEA8" w14:textId="06DBC425" w:rsidR="00322CD1" w:rsidRPr="006F693A" w:rsidRDefault="00322CD1" w:rsidP="00655E06">
            <w:pPr>
              <w:widowControl w:val="0"/>
              <w:tabs>
                <w:tab w:val="left" w:pos="90"/>
                <w:tab w:val="left" w:pos="1545"/>
              </w:tabs>
              <w:autoSpaceDE w:val="0"/>
              <w:autoSpaceDN w:val="0"/>
              <w:adjustRightInd w:val="0"/>
              <w:rPr>
                <w:bCs/>
                <w:sz w:val="18"/>
                <w:szCs w:val="18"/>
              </w:rPr>
            </w:pPr>
            <w:r w:rsidRPr="006F693A">
              <w:rPr>
                <w:sz w:val="18"/>
                <w:szCs w:val="18"/>
              </w:rPr>
              <w:t xml:space="preserve">Remarks: DISA agreed to USA request to Defer as Change 1 to allow more time to view.  </w:t>
            </w:r>
            <w:r w:rsidR="00655E06" w:rsidRPr="006F693A">
              <w:rPr>
                <w:sz w:val="18"/>
                <w:szCs w:val="18"/>
              </w:rPr>
              <w:t xml:space="preserve">DISA will incorporate comments and post </w:t>
            </w:r>
            <w:r w:rsidRPr="006F693A">
              <w:rPr>
                <w:sz w:val="18"/>
                <w:szCs w:val="18"/>
              </w:rPr>
              <w:t>Change 1 for review at July CCB.</w:t>
            </w:r>
          </w:p>
        </w:tc>
      </w:tr>
      <w:tr w:rsidR="00322CD1" w:rsidRPr="006F693A" w14:paraId="1AC2CF32" w14:textId="77777777" w:rsidTr="0018127E">
        <w:trPr>
          <w:trHeight w:val="728"/>
          <w:tblHeader/>
        </w:trPr>
        <w:tc>
          <w:tcPr>
            <w:tcW w:w="2605" w:type="dxa"/>
          </w:tcPr>
          <w:p w14:paraId="4161D438" w14:textId="37BA0955" w:rsidR="00322CD1" w:rsidRPr="006F693A" w:rsidRDefault="00655E06" w:rsidP="00882480">
            <w:pPr>
              <w:widowControl w:val="0"/>
              <w:tabs>
                <w:tab w:val="left" w:pos="90"/>
                <w:tab w:val="left" w:pos="1545"/>
              </w:tabs>
              <w:autoSpaceDE w:val="0"/>
              <w:autoSpaceDN w:val="0"/>
              <w:adjustRightInd w:val="0"/>
              <w:rPr>
                <w:sz w:val="18"/>
                <w:szCs w:val="18"/>
              </w:rPr>
            </w:pPr>
            <w:r w:rsidRPr="006F693A">
              <w:rPr>
                <w:sz w:val="18"/>
                <w:szCs w:val="18"/>
              </w:rPr>
              <w:t>M2017-03-C0-T,  Editorial Corrections for Current Message Catalog</w:t>
            </w:r>
          </w:p>
        </w:tc>
        <w:tc>
          <w:tcPr>
            <w:tcW w:w="2160" w:type="dxa"/>
          </w:tcPr>
          <w:p w14:paraId="611733B8" w14:textId="7ACA63AF" w:rsidR="00322CD1" w:rsidRPr="006F693A" w:rsidRDefault="00655E06" w:rsidP="0018127E">
            <w:pPr>
              <w:widowControl w:val="0"/>
              <w:tabs>
                <w:tab w:val="left" w:pos="90"/>
                <w:tab w:val="left" w:pos="1545"/>
              </w:tabs>
              <w:autoSpaceDE w:val="0"/>
              <w:autoSpaceDN w:val="0"/>
              <w:adjustRightInd w:val="0"/>
              <w:rPr>
                <w:bCs/>
                <w:sz w:val="18"/>
                <w:szCs w:val="18"/>
              </w:rPr>
            </w:pPr>
            <w:r w:rsidRPr="006F693A">
              <w:rPr>
                <w:bCs/>
                <w:sz w:val="18"/>
                <w:szCs w:val="18"/>
              </w:rPr>
              <w:t>Approved as Change 1</w:t>
            </w:r>
          </w:p>
        </w:tc>
        <w:tc>
          <w:tcPr>
            <w:tcW w:w="450" w:type="dxa"/>
            <w:vAlign w:val="center"/>
          </w:tcPr>
          <w:p w14:paraId="52280FB5" w14:textId="08701874" w:rsidR="00322CD1" w:rsidRPr="006F693A" w:rsidRDefault="00655E06" w:rsidP="00882480">
            <w:pPr>
              <w:widowControl w:val="0"/>
              <w:tabs>
                <w:tab w:val="left" w:pos="90"/>
                <w:tab w:val="left" w:pos="1545"/>
              </w:tabs>
              <w:autoSpaceDE w:val="0"/>
              <w:autoSpaceDN w:val="0"/>
              <w:adjustRightInd w:val="0"/>
              <w:jc w:val="center"/>
              <w:rPr>
                <w:bCs/>
                <w:sz w:val="18"/>
                <w:szCs w:val="18"/>
              </w:rPr>
            </w:pPr>
            <w:r w:rsidRPr="006F693A">
              <w:rPr>
                <w:bCs/>
                <w:sz w:val="18"/>
                <w:szCs w:val="18"/>
              </w:rPr>
              <w:t>AF</w:t>
            </w:r>
          </w:p>
        </w:tc>
        <w:tc>
          <w:tcPr>
            <w:tcW w:w="540" w:type="dxa"/>
            <w:vAlign w:val="center"/>
          </w:tcPr>
          <w:p w14:paraId="65EF61E0" w14:textId="4F66CE97" w:rsidR="00322CD1" w:rsidRPr="006F693A" w:rsidRDefault="00655E06" w:rsidP="00882480">
            <w:pPr>
              <w:widowControl w:val="0"/>
              <w:tabs>
                <w:tab w:val="left" w:pos="90"/>
                <w:tab w:val="left" w:pos="1545"/>
              </w:tabs>
              <w:autoSpaceDE w:val="0"/>
              <w:autoSpaceDN w:val="0"/>
              <w:adjustRightInd w:val="0"/>
              <w:jc w:val="center"/>
              <w:rPr>
                <w:bCs/>
                <w:sz w:val="18"/>
                <w:szCs w:val="18"/>
              </w:rPr>
            </w:pPr>
            <w:r w:rsidRPr="006F693A">
              <w:rPr>
                <w:bCs/>
                <w:sz w:val="18"/>
                <w:szCs w:val="18"/>
              </w:rPr>
              <w:t>MC</w:t>
            </w:r>
          </w:p>
        </w:tc>
        <w:tc>
          <w:tcPr>
            <w:tcW w:w="408" w:type="dxa"/>
            <w:vAlign w:val="center"/>
          </w:tcPr>
          <w:p w14:paraId="2B8AC763" w14:textId="77777777" w:rsidR="00322CD1" w:rsidRPr="006F693A" w:rsidRDefault="00322CD1" w:rsidP="00882480">
            <w:pPr>
              <w:widowControl w:val="0"/>
              <w:tabs>
                <w:tab w:val="left" w:pos="90"/>
                <w:tab w:val="left" w:pos="1545"/>
              </w:tabs>
              <w:autoSpaceDE w:val="0"/>
              <w:autoSpaceDN w:val="0"/>
              <w:adjustRightInd w:val="0"/>
              <w:jc w:val="center"/>
              <w:rPr>
                <w:bCs/>
                <w:sz w:val="18"/>
                <w:szCs w:val="18"/>
              </w:rPr>
            </w:pPr>
          </w:p>
        </w:tc>
        <w:tc>
          <w:tcPr>
            <w:tcW w:w="499" w:type="dxa"/>
            <w:vAlign w:val="center"/>
          </w:tcPr>
          <w:p w14:paraId="060FE1DB" w14:textId="36105664" w:rsidR="00322CD1" w:rsidRPr="006F693A" w:rsidRDefault="00655E06" w:rsidP="00882480">
            <w:pPr>
              <w:widowControl w:val="0"/>
              <w:tabs>
                <w:tab w:val="left" w:pos="90"/>
                <w:tab w:val="left" w:pos="1545"/>
              </w:tabs>
              <w:autoSpaceDE w:val="0"/>
              <w:autoSpaceDN w:val="0"/>
              <w:adjustRightInd w:val="0"/>
              <w:jc w:val="center"/>
              <w:rPr>
                <w:bCs/>
                <w:sz w:val="18"/>
                <w:szCs w:val="18"/>
              </w:rPr>
            </w:pPr>
            <w:r w:rsidRPr="006F693A">
              <w:rPr>
                <w:bCs/>
                <w:sz w:val="18"/>
                <w:szCs w:val="18"/>
              </w:rPr>
              <w:t>Y</w:t>
            </w:r>
          </w:p>
        </w:tc>
        <w:tc>
          <w:tcPr>
            <w:tcW w:w="533" w:type="dxa"/>
            <w:vAlign w:val="center"/>
          </w:tcPr>
          <w:p w14:paraId="2A584D93" w14:textId="2BCF0482" w:rsidR="00322CD1" w:rsidRPr="006F693A" w:rsidRDefault="00655E06" w:rsidP="00882480">
            <w:pPr>
              <w:widowControl w:val="0"/>
              <w:tabs>
                <w:tab w:val="left" w:pos="90"/>
                <w:tab w:val="left" w:pos="1545"/>
              </w:tabs>
              <w:autoSpaceDE w:val="0"/>
              <w:autoSpaceDN w:val="0"/>
              <w:adjustRightInd w:val="0"/>
              <w:jc w:val="center"/>
              <w:rPr>
                <w:bCs/>
                <w:sz w:val="18"/>
                <w:szCs w:val="18"/>
              </w:rPr>
            </w:pPr>
            <w:r w:rsidRPr="006F693A">
              <w:rPr>
                <w:bCs/>
                <w:sz w:val="18"/>
                <w:szCs w:val="18"/>
              </w:rPr>
              <w:t>NP</w:t>
            </w:r>
          </w:p>
        </w:tc>
        <w:tc>
          <w:tcPr>
            <w:tcW w:w="465" w:type="dxa"/>
            <w:vAlign w:val="center"/>
          </w:tcPr>
          <w:p w14:paraId="18A4D107" w14:textId="3FECC253" w:rsidR="00322CD1" w:rsidRPr="006F693A" w:rsidRDefault="00655E06" w:rsidP="00882480">
            <w:pPr>
              <w:widowControl w:val="0"/>
              <w:tabs>
                <w:tab w:val="left" w:pos="90"/>
                <w:tab w:val="left" w:pos="1545"/>
              </w:tabs>
              <w:autoSpaceDE w:val="0"/>
              <w:autoSpaceDN w:val="0"/>
              <w:adjustRightInd w:val="0"/>
              <w:jc w:val="center"/>
              <w:rPr>
                <w:bCs/>
                <w:sz w:val="18"/>
                <w:szCs w:val="18"/>
              </w:rPr>
            </w:pPr>
            <w:r w:rsidRPr="006F693A">
              <w:rPr>
                <w:bCs/>
                <w:sz w:val="18"/>
                <w:szCs w:val="18"/>
              </w:rPr>
              <w:t>Y</w:t>
            </w:r>
          </w:p>
        </w:tc>
        <w:tc>
          <w:tcPr>
            <w:tcW w:w="525" w:type="dxa"/>
            <w:vAlign w:val="center"/>
          </w:tcPr>
          <w:p w14:paraId="05F3BE1B" w14:textId="78E7AE7C" w:rsidR="00322CD1" w:rsidRPr="006F693A" w:rsidRDefault="00655E06" w:rsidP="00882480">
            <w:pPr>
              <w:widowControl w:val="0"/>
              <w:tabs>
                <w:tab w:val="left" w:pos="90"/>
                <w:tab w:val="left" w:pos="1545"/>
              </w:tabs>
              <w:autoSpaceDE w:val="0"/>
              <w:autoSpaceDN w:val="0"/>
              <w:adjustRightInd w:val="0"/>
              <w:jc w:val="center"/>
              <w:rPr>
                <w:bCs/>
                <w:sz w:val="18"/>
                <w:szCs w:val="18"/>
              </w:rPr>
            </w:pPr>
            <w:r w:rsidRPr="006F693A">
              <w:rPr>
                <w:bCs/>
                <w:sz w:val="18"/>
                <w:szCs w:val="18"/>
              </w:rPr>
              <w:t>AB</w:t>
            </w:r>
          </w:p>
        </w:tc>
        <w:tc>
          <w:tcPr>
            <w:tcW w:w="473" w:type="dxa"/>
            <w:vAlign w:val="center"/>
          </w:tcPr>
          <w:p w14:paraId="72D0CD00" w14:textId="6B1DBE0F" w:rsidR="00322CD1" w:rsidRPr="006F693A" w:rsidRDefault="00655E06" w:rsidP="00882480">
            <w:pPr>
              <w:widowControl w:val="0"/>
              <w:tabs>
                <w:tab w:val="left" w:pos="90"/>
                <w:tab w:val="left" w:pos="1545"/>
              </w:tabs>
              <w:autoSpaceDE w:val="0"/>
              <w:autoSpaceDN w:val="0"/>
              <w:adjustRightInd w:val="0"/>
              <w:jc w:val="center"/>
              <w:rPr>
                <w:bCs/>
                <w:sz w:val="18"/>
                <w:szCs w:val="18"/>
              </w:rPr>
            </w:pPr>
            <w:r w:rsidRPr="006F693A">
              <w:rPr>
                <w:bCs/>
                <w:sz w:val="18"/>
                <w:szCs w:val="18"/>
              </w:rPr>
              <w:t>Y</w:t>
            </w:r>
          </w:p>
        </w:tc>
        <w:tc>
          <w:tcPr>
            <w:tcW w:w="504" w:type="dxa"/>
            <w:vAlign w:val="center"/>
          </w:tcPr>
          <w:p w14:paraId="4F5565DF" w14:textId="6F113EC1" w:rsidR="00322CD1" w:rsidRPr="006F693A" w:rsidRDefault="00655E06" w:rsidP="00882480">
            <w:pPr>
              <w:widowControl w:val="0"/>
              <w:tabs>
                <w:tab w:val="left" w:pos="90"/>
                <w:tab w:val="left" w:pos="1545"/>
              </w:tabs>
              <w:autoSpaceDE w:val="0"/>
              <w:autoSpaceDN w:val="0"/>
              <w:adjustRightInd w:val="0"/>
              <w:jc w:val="center"/>
              <w:rPr>
                <w:bCs/>
                <w:sz w:val="18"/>
                <w:szCs w:val="18"/>
              </w:rPr>
            </w:pPr>
            <w:r w:rsidRPr="006F693A">
              <w:rPr>
                <w:bCs/>
                <w:sz w:val="18"/>
                <w:szCs w:val="18"/>
              </w:rPr>
              <w:t>Y</w:t>
            </w:r>
          </w:p>
        </w:tc>
        <w:tc>
          <w:tcPr>
            <w:tcW w:w="504" w:type="dxa"/>
            <w:vAlign w:val="center"/>
          </w:tcPr>
          <w:p w14:paraId="1A31F302" w14:textId="03A17551" w:rsidR="00322CD1" w:rsidRPr="006F693A" w:rsidRDefault="00655E06" w:rsidP="00882480">
            <w:pPr>
              <w:widowControl w:val="0"/>
              <w:tabs>
                <w:tab w:val="left" w:pos="90"/>
                <w:tab w:val="left" w:pos="1545"/>
              </w:tabs>
              <w:autoSpaceDE w:val="0"/>
              <w:autoSpaceDN w:val="0"/>
              <w:adjustRightInd w:val="0"/>
              <w:jc w:val="center"/>
              <w:rPr>
                <w:bCs/>
                <w:sz w:val="18"/>
                <w:szCs w:val="18"/>
              </w:rPr>
            </w:pPr>
            <w:r w:rsidRPr="006F693A">
              <w:rPr>
                <w:bCs/>
                <w:sz w:val="18"/>
                <w:szCs w:val="18"/>
              </w:rPr>
              <w:t>NP</w:t>
            </w:r>
          </w:p>
        </w:tc>
        <w:tc>
          <w:tcPr>
            <w:tcW w:w="504" w:type="dxa"/>
            <w:vAlign w:val="center"/>
          </w:tcPr>
          <w:p w14:paraId="094442C9" w14:textId="641E59FF" w:rsidR="00322CD1" w:rsidRPr="006F693A" w:rsidRDefault="00655E06" w:rsidP="00882480">
            <w:pPr>
              <w:widowControl w:val="0"/>
              <w:tabs>
                <w:tab w:val="left" w:pos="90"/>
                <w:tab w:val="left" w:pos="1545"/>
              </w:tabs>
              <w:autoSpaceDE w:val="0"/>
              <w:autoSpaceDN w:val="0"/>
              <w:adjustRightInd w:val="0"/>
              <w:jc w:val="center"/>
              <w:rPr>
                <w:bCs/>
                <w:sz w:val="18"/>
                <w:szCs w:val="18"/>
              </w:rPr>
            </w:pPr>
            <w:r w:rsidRPr="006F693A">
              <w:rPr>
                <w:bCs/>
                <w:sz w:val="18"/>
                <w:szCs w:val="18"/>
              </w:rPr>
              <w:t>NP</w:t>
            </w:r>
          </w:p>
        </w:tc>
      </w:tr>
      <w:tr w:rsidR="00882480" w:rsidRPr="006F693A" w14:paraId="57F5E828" w14:textId="77777777" w:rsidTr="0018127E">
        <w:trPr>
          <w:trHeight w:val="386"/>
          <w:tblHeader/>
        </w:trPr>
        <w:tc>
          <w:tcPr>
            <w:tcW w:w="10170" w:type="dxa"/>
            <w:gridSpan w:val="13"/>
          </w:tcPr>
          <w:p w14:paraId="47D881BC" w14:textId="232F30DE" w:rsidR="00882480" w:rsidRPr="006F693A" w:rsidRDefault="00390374" w:rsidP="00655E06">
            <w:pPr>
              <w:tabs>
                <w:tab w:val="left" w:pos="900"/>
              </w:tabs>
              <w:rPr>
                <w:sz w:val="20"/>
                <w:szCs w:val="20"/>
              </w:rPr>
            </w:pPr>
            <w:r w:rsidRPr="006F693A">
              <w:rPr>
                <w:sz w:val="18"/>
                <w:szCs w:val="18"/>
              </w:rPr>
              <w:t xml:space="preserve">Remarks: </w:t>
            </w:r>
            <w:r w:rsidR="00655E06" w:rsidRPr="006F693A">
              <w:rPr>
                <w:sz w:val="18"/>
                <w:szCs w:val="18"/>
              </w:rPr>
              <w:t>DISA will incorporate comments for Change 1 and prepare CCBD.</w:t>
            </w:r>
          </w:p>
        </w:tc>
      </w:tr>
    </w:tbl>
    <w:p w14:paraId="67A67825" w14:textId="77777777" w:rsidR="00CE3DA4" w:rsidRPr="006F693A" w:rsidRDefault="00CE3DA4" w:rsidP="0037241F">
      <w:pPr>
        <w:keepNext/>
        <w:numPr>
          <w:ilvl w:val="0"/>
          <w:numId w:val="5"/>
        </w:numPr>
        <w:spacing w:before="120" w:after="120"/>
        <w:rPr>
          <w:b/>
          <w:iCs/>
        </w:rPr>
      </w:pPr>
      <w:r w:rsidRPr="006F693A">
        <w:rPr>
          <w:b/>
          <w:iCs/>
        </w:rPr>
        <w:t>ICP Review/Status (See following listing)</w:t>
      </w:r>
    </w:p>
    <w:p w14:paraId="4323A3ED" w14:textId="5CDF5AA7" w:rsidR="00CE3DA4" w:rsidRPr="006F693A" w:rsidRDefault="0018127E" w:rsidP="0018127E">
      <w:pPr>
        <w:pStyle w:val="ListParagraph"/>
        <w:tabs>
          <w:tab w:val="left" w:pos="900"/>
        </w:tabs>
        <w:ind w:left="1080"/>
      </w:pPr>
      <w:r w:rsidRPr="006F693A">
        <w:t>*</w:t>
      </w:r>
      <w:r w:rsidR="00EA5683" w:rsidRPr="006F693A">
        <w:t>NP = Not Present, AB = Abstain</w:t>
      </w:r>
    </w:p>
    <w:p w14:paraId="6E5B6695" w14:textId="77777777" w:rsidR="00C323C2" w:rsidRPr="006F693A" w:rsidRDefault="00C323C2" w:rsidP="006C7336">
      <w:pPr>
        <w:numPr>
          <w:ilvl w:val="0"/>
          <w:numId w:val="5"/>
        </w:numPr>
        <w:spacing w:before="120" w:after="120"/>
        <w:ind w:left="360"/>
        <w:rPr>
          <w:b/>
        </w:rPr>
      </w:pPr>
      <w:r w:rsidRPr="006F693A">
        <w:rPr>
          <w:b/>
          <w:iCs/>
        </w:rPr>
        <w:t>Discussion</w:t>
      </w:r>
      <w:r w:rsidRPr="006F693A">
        <w:rPr>
          <w:b/>
        </w:rPr>
        <w:t xml:space="preserve"> of NATO CPs impact on USMTF (standing agenda item)</w:t>
      </w:r>
    </w:p>
    <w:p w14:paraId="756D9711" w14:textId="7F687647" w:rsidR="00C323C2" w:rsidRPr="006F693A" w:rsidRDefault="00C323C2" w:rsidP="006C7336">
      <w:pPr>
        <w:numPr>
          <w:ilvl w:val="1"/>
          <w:numId w:val="5"/>
        </w:numPr>
        <w:spacing w:before="120" w:after="120"/>
        <w:ind w:left="900" w:hanging="540"/>
        <w:rPr>
          <w:iCs/>
        </w:rPr>
      </w:pPr>
      <w:r w:rsidRPr="006F693A">
        <w:rPr>
          <w:iCs/>
        </w:rPr>
        <w:lastRenderedPageBreak/>
        <w:t>CP582, R1, Addition of new MTF HUMINTREP</w:t>
      </w:r>
      <w:r w:rsidR="00EA5683" w:rsidRPr="006F693A">
        <w:rPr>
          <w:iCs/>
        </w:rPr>
        <w:t xml:space="preserve">. </w:t>
      </w:r>
      <w:r w:rsidR="00BE3F8B" w:rsidRPr="006F693A">
        <w:t>No known impact to USMTF</w:t>
      </w:r>
      <w:r w:rsidR="0099161D" w:rsidRPr="006F693A">
        <w:t>.</w:t>
      </w:r>
    </w:p>
    <w:p w14:paraId="658E8B82" w14:textId="57BD8139" w:rsidR="00BE3F8B" w:rsidRPr="006F693A" w:rsidRDefault="00BE3F8B" w:rsidP="006C7336">
      <w:pPr>
        <w:numPr>
          <w:ilvl w:val="1"/>
          <w:numId w:val="5"/>
        </w:numPr>
        <w:spacing w:before="120" w:after="120"/>
        <w:ind w:left="900" w:hanging="540"/>
        <w:rPr>
          <w:iCs/>
        </w:rPr>
      </w:pPr>
      <w:r w:rsidRPr="006F693A">
        <w:t xml:space="preserve">CP584, R1, </w:t>
      </w:r>
      <w:r w:rsidRPr="006F693A">
        <w:rPr>
          <w:rFonts w:cs="Arial"/>
        </w:rPr>
        <w:t>Addition of new MTFs CBRN SUM and CBRN MWR, MG Staffing, 3 Apr 2017. DISA will prepare the ICP for USMTF.</w:t>
      </w:r>
    </w:p>
    <w:p w14:paraId="1C1351CF" w14:textId="0142B512" w:rsidR="00BE3F8B" w:rsidRPr="006F693A" w:rsidRDefault="00BE3F8B" w:rsidP="006C7336">
      <w:pPr>
        <w:numPr>
          <w:ilvl w:val="1"/>
          <w:numId w:val="5"/>
        </w:numPr>
        <w:spacing w:before="120" w:after="120"/>
        <w:ind w:left="900" w:hanging="540"/>
        <w:rPr>
          <w:iCs/>
        </w:rPr>
      </w:pPr>
      <w:r w:rsidRPr="006F693A">
        <w:t xml:space="preserve">CP586, R1, </w:t>
      </w:r>
      <w:r w:rsidRPr="006F693A">
        <w:rPr>
          <w:rFonts w:cs="Arial"/>
        </w:rPr>
        <w:t>Airspace Control, MGA. Already incorporated into USMTF.</w:t>
      </w:r>
    </w:p>
    <w:p w14:paraId="1CD5E8CE" w14:textId="3EE92FC4" w:rsidR="00C323C2" w:rsidRPr="006F693A" w:rsidRDefault="00C323C2" w:rsidP="006C7336">
      <w:pPr>
        <w:numPr>
          <w:ilvl w:val="1"/>
          <w:numId w:val="5"/>
        </w:numPr>
        <w:spacing w:before="120" w:after="120"/>
        <w:ind w:left="900" w:hanging="540"/>
        <w:rPr>
          <w:iCs/>
        </w:rPr>
      </w:pPr>
      <w:r w:rsidRPr="006F693A">
        <w:rPr>
          <w:iCs/>
        </w:rPr>
        <w:t>CP587, R</w:t>
      </w:r>
      <w:r w:rsidR="00BE3F8B" w:rsidRPr="006F693A">
        <w:rPr>
          <w:iCs/>
        </w:rPr>
        <w:t>1</w:t>
      </w:r>
      <w:r w:rsidRPr="006F693A">
        <w:rPr>
          <w:iCs/>
        </w:rPr>
        <w:t xml:space="preserve">, IPIR SUPIR, </w:t>
      </w:r>
      <w:r w:rsidR="00BE3F8B" w:rsidRPr="006F693A">
        <w:rPr>
          <w:iCs/>
        </w:rPr>
        <w:t>MG Staffing</w:t>
      </w:r>
      <w:r w:rsidR="00321151" w:rsidRPr="006F693A">
        <w:rPr>
          <w:iCs/>
        </w:rPr>
        <w:t xml:space="preserve">. </w:t>
      </w:r>
      <w:r w:rsidR="00EA5683" w:rsidRPr="006F693A">
        <w:rPr>
          <w:iCs/>
        </w:rPr>
        <w:t xml:space="preserve"> </w:t>
      </w:r>
      <w:r w:rsidR="00BE3F8B" w:rsidRPr="006F693A">
        <w:t>No known impact to USMTF.</w:t>
      </w:r>
    </w:p>
    <w:p w14:paraId="5550E40D" w14:textId="6978D42B" w:rsidR="00C323C2" w:rsidRPr="006F693A" w:rsidRDefault="00C323C2" w:rsidP="006C7336">
      <w:pPr>
        <w:numPr>
          <w:ilvl w:val="1"/>
          <w:numId w:val="5"/>
        </w:numPr>
        <w:spacing w:before="120" w:after="120"/>
        <w:ind w:left="900" w:hanging="540"/>
        <w:rPr>
          <w:iCs/>
        </w:rPr>
      </w:pPr>
      <w:r w:rsidRPr="006F693A">
        <w:rPr>
          <w:iCs/>
        </w:rPr>
        <w:t>CP588, R1, Update OPTASK NCAGS</w:t>
      </w:r>
      <w:r w:rsidR="0099161D" w:rsidRPr="006F693A">
        <w:t>. USN will evaluate</w:t>
      </w:r>
      <w:r w:rsidR="00BE3F8B" w:rsidRPr="006F693A">
        <w:t xml:space="preserve"> impact to USMTF</w:t>
      </w:r>
      <w:r w:rsidR="0099161D" w:rsidRPr="006F693A">
        <w:t>.</w:t>
      </w:r>
    </w:p>
    <w:p w14:paraId="5B7053A8" w14:textId="23EFA492" w:rsidR="00BE3F8B" w:rsidRPr="006F693A" w:rsidRDefault="00BE3F8B" w:rsidP="006C7336">
      <w:pPr>
        <w:numPr>
          <w:ilvl w:val="1"/>
          <w:numId w:val="5"/>
        </w:numPr>
        <w:spacing w:before="120" w:after="120"/>
        <w:ind w:left="900" w:hanging="540"/>
        <w:rPr>
          <w:iCs/>
        </w:rPr>
      </w:pPr>
      <w:r w:rsidRPr="006F693A">
        <w:t xml:space="preserve">CP589, R1, </w:t>
      </w:r>
      <w:r w:rsidRPr="006F693A">
        <w:rPr>
          <w:rFonts w:cs="Arial"/>
        </w:rPr>
        <w:t>Table 1166 Update, MG Staffing, 3 Apr 2017. USN will prepare the ICP for USMTF.</w:t>
      </w:r>
    </w:p>
    <w:p w14:paraId="1B49AFED" w14:textId="10A155EE" w:rsidR="00C323C2" w:rsidRPr="006F693A" w:rsidRDefault="00C323C2" w:rsidP="006C7336">
      <w:pPr>
        <w:numPr>
          <w:ilvl w:val="1"/>
          <w:numId w:val="5"/>
        </w:numPr>
        <w:spacing w:before="120" w:after="120"/>
        <w:ind w:left="900" w:hanging="540"/>
        <w:rPr>
          <w:iCs/>
        </w:rPr>
      </w:pPr>
      <w:r w:rsidRPr="006F693A">
        <w:rPr>
          <w:iCs/>
        </w:rPr>
        <w:t>CP590, R</w:t>
      </w:r>
      <w:r w:rsidR="00BE3F8B" w:rsidRPr="006F693A">
        <w:rPr>
          <w:iCs/>
        </w:rPr>
        <w:t>1</w:t>
      </w:r>
      <w:r w:rsidRPr="006F693A">
        <w:rPr>
          <w:iCs/>
        </w:rPr>
        <w:t>, ASW Terminology,</w:t>
      </w:r>
      <w:r w:rsidR="00BE3F8B" w:rsidRPr="006F693A">
        <w:rPr>
          <w:iCs/>
        </w:rPr>
        <w:t xml:space="preserve"> MG staffing</w:t>
      </w:r>
      <w:r w:rsidR="003E4978" w:rsidRPr="006F693A">
        <w:rPr>
          <w:iCs/>
        </w:rPr>
        <w:t xml:space="preserve">. </w:t>
      </w:r>
      <w:r w:rsidR="00BE3F8B" w:rsidRPr="006F693A">
        <w:rPr>
          <w:rFonts w:cs="Arial"/>
        </w:rPr>
        <w:t>USN is evaluating impact to USMTF; ICP likely.</w:t>
      </w:r>
    </w:p>
    <w:p w14:paraId="3F90E089" w14:textId="3A44A4D9" w:rsidR="00BE3F8B" w:rsidRPr="006F693A" w:rsidRDefault="00BE3F8B" w:rsidP="006C7336">
      <w:pPr>
        <w:numPr>
          <w:ilvl w:val="1"/>
          <w:numId w:val="5"/>
        </w:numPr>
        <w:spacing w:before="120" w:after="120"/>
        <w:ind w:left="900" w:hanging="540"/>
        <w:rPr>
          <w:iCs/>
        </w:rPr>
      </w:pPr>
      <w:r w:rsidRPr="006F693A">
        <w:rPr>
          <w:iCs/>
        </w:rPr>
        <w:t xml:space="preserve">CP591, R1, </w:t>
      </w:r>
      <w:r w:rsidRPr="006F693A">
        <w:rPr>
          <w:rFonts w:cs="Arial"/>
        </w:rPr>
        <w:t>Update OPSTAT UNIT, MG Staffing. USN is evaluating impact to USMTF; ICP likely.</w:t>
      </w:r>
    </w:p>
    <w:commentRangeStart w:id="109"/>
    <w:p w14:paraId="71E02669" w14:textId="77777777" w:rsidR="00BE3F8B" w:rsidRPr="006F693A" w:rsidRDefault="00423AD5" w:rsidP="0037241F">
      <w:pPr>
        <w:pStyle w:val="BodyTextKeep"/>
        <w:keepNext w:val="0"/>
        <w:numPr>
          <w:ilvl w:val="0"/>
          <w:numId w:val="7"/>
        </w:numPr>
        <w:ind w:left="360"/>
        <w:rPr>
          <w:rStyle w:val="Hyperlink"/>
          <w:rFonts w:ascii="Times New Roman" w:hAnsi="Times New Roman"/>
          <w:b/>
          <w:color w:val="auto"/>
          <w:sz w:val="24"/>
          <w:szCs w:val="24"/>
          <w:u w:val="none"/>
        </w:rPr>
      </w:pPr>
      <w:r>
        <w:fldChar w:fldCharType="begin"/>
      </w:r>
      <w:r>
        <w:instrText xml:space="preserve"> HYPERLINK "file:///C:\\Users\\Jeff.Forbes\\AppData\\Local\\Microsoft\\Windows\\Temporary%20Internet%20Files\\Content.Outlook\\4X6WDNVV\\10_USMTF%20Reports%20(28Oct15).xlsx" </w:instrText>
      </w:r>
      <w:r>
        <w:fldChar w:fldCharType="separate"/>
      </w:r>
      <w:r w:rsidR="002B7CBA" w:rsidRPr="006F693A">
        <w:rPr>
          <w:rStyle w:val="Hyperlink"/>
          <w:rFonts w:ascii="Times New Roman" w:hAnsi="Times New Roman"/>
          <w:b/>
          <w:iCs/>
          <w:color w:val="auto"/>
          <w:sz w:val="24"/>
          <w:szCs w:val="24"/>
          <w:u w:val="none"/>
        </w:rPr>
        <w:t>Action Items Review</w:t>
      </w:r>
      <w:r>
        <w:rPr>
          <w:rStyle w:val="Hyperlink"/>
          <w:rFonts w:ascii="Times New Roman" w:hAnsi="Times New Roman"/>
          <w:b/>
          <w:iCs/>
          <w:color w:val="auto"/>
          <w:sz w:val="24"/>
          <w:szCs w:val="24"/>
          <w:u w:val="none"/>
        </w:rPr>
        <w:fldChar w:fldCharType="end"/>
      </w:r>
      <w:commentRangeEnd w:id="109"/>
      <w:r w:rsidR="00823872">
        <w:rPr>
          <w:rStyle w:val="CommentReference"/>
          <w:rFonts w:ascii="Times New Roman" w:hAnsi="Times New Roman"/>
        </w:rPr>
        <w:commentReference w:id="109"/>
      </w:r>
    </w:p>
    <w:p w14:paraId="10FAF9D2" w14:textId="0C4AECFC" w:rsidR="00AD5EBC" w:rsidRPr="006F693A" w:rsidDel="00823872" w:rsidRDefault="006C7336" w:rsidP="00CA4207">
      <w:pPr>
        <w:pStyle w:val="BodyTextKeep"/>
        <w:keepNext w:val="0"/>
        <w:ind w:left="1530" w:hanging="1170"/>
        <w:rPr>
          <w:del w:id="110" w:author="Robert Marshburn" w:date="2018-02-07T13:42:00Z"/>
          <w:rFonts w:ascii="Times New Roman" w:hAnsi="Times New Roman"/>
          <w:sz w:val="24"/>
          <w:szCs w:val="24"/>
        </w:rPr>
      </w:pPr>
      <w:del w:id="111" w:author="Robert Marshburn" w:date="2018-02-07T13:42:00Z">
        <w:r w:rsidRPr="006F693A" w:rsidDel="00823872">
          <w:rPr>
            <w:rFonts w:ascii="Times New Roman" w:hAnsi="Times New Roman"/>
            <w:sz w:val="24"/>
            <w:szCs w:val="24"/>
          </w:rPr>
          <w:delText>20</w:delText>
        </w:r>
        <w:r w:rsidR="00BE3F8B" w:rsidRPr="006F693A" w:rsidDel="00823872">
          <w:rPr>
            <w:rFonts w:ascii="Times New Roman" w:hAnsi="Times New Roman"/>
            <w:sz w:val="24"/>
            <w:szCs w:val="24"/>
          </w:rPr>
          <w:delText>14-1-</w:delText>
        </w:r>
        <w:r w:rsidR="002C3F3C" w:rsidRPr="006F693A" w:rsidDel="00823872">
          <w:rPr>
            <w:rFonts w:ascii="Times New Roman" w:hAnsi="Times New Roman"/>
            <w:sz w:val="24"/>
            <w:szCs w:val="24"/>
          </w:rPr>
          <w:delText>0</w:delText>
        </w:r>
        <w:r w:rsidR="00BE3F8B" w:rsidRPr="006F693A" w:rsidDel="00823872">
          <w:rPr>
            <w:rFonts w:ascii="Times New Roman" w:hAnsi="Times New Roman"/>
            <w:sz w:val="24"/>
            <w:szCs w:val="24"/>
          </w:rPr>
          <w:delText xml:space="preserve">5: DISA explore MIL-STD-6040, Appendix E to determine how to import code lists from external sources. Status: </w:delText>
        </w:r>
        <w:r w:rsidR="00BE3F8B" w:rsidRPr="006F693A" w:rsidDel="00823872">
          <w:rPr>
            <w:rFonts w:ascii="Times New Roman" w:hAnsi="Times New Roman"/>
            <w:b/>
            <w:sz w:val="24"/>
            <w:szCs w:val="24"/>
          </w:rPr>
          <w:delText>open</w:delText>
        </w:r>
        <w:r w:rsidR="00BE3F8B" w:rsidRPr="006F693A" w:rsidDel="00823872">
          <w:rPr>
            <w:rFonts w:ascii="Times New Roman" w:hAnsi="Times New Roman"/>
            <w:sz w:val="24"/>
            <w:szCs w:val="24"/>
          </w:rPr>
          <w:delText>.</w:delText>
        </w:r>
      </w:del>
    </w:p>
    <w:p w14:paraId="5A1ACD61" w14:textId="65D10852" w:rsidR="00BE3F8B" w:rsidRPr="006F693A" w:rsidDel="00823872" w:rsidRDefault="006C7336" w:rsidP="00CA4207">
      <w:pPr>
        <w:pStyle w:val="BodyTextKeep"/>
        <w:keepNext w:val="0"/>
        <w:ind w:left="1530" w:hanging="1170"/>
        <w:rPr>
          <w:del w:id="112" w:author="Robert Marshburn" w:date="2018-02-07T13:42:00Z"/>
          <w:rFonts w:ascii="Times New Roman" w:hAnsi="Times New Roman"/>
          <w:sz w:val="24"/>
          <w:szCs w:val="24"/>
        </w:rPr>
      </w:pPr>
      <w:del w:id="113" w:author="Robert Marshburn" w:date="2018-02-07T13:42:00Z">
        <w:r w:rsidRPr="006F693A" w:rsidDel="00823872">
          <w:rPr>
            <w:rFonts w:ascii="Times New Roman" w:hAnsi="Times New Roman"/>
            <w:sz w:val="24"/>
            <w:szCs w:val="24"/>
          </w:rPr>
          <w:delText>20</w:delText>
        </w:r>
        <w:r w:rsidR="00BE3F8B" w:rsidRPr="006F693A" w:rsidDel="00823872">
          <w:rPr>
            <w:rFonts w:ascii="Times New Roman" w:hAnsi="Times New Roman"/>
            <w:sz w:val="24"/>
            <w:szCs w:val="24"/>
          </w:rPr>
          <w:delText>14-2</w:delText>
        </w:r>
        <w:r w:rsidRPr="006F693A" w:rsidDel="00823872">
          <w:rPr>
            <w:rFonts w:ascii="Times New Roman" w:hAnsi="Times New Roman"/>
            <w:sz w:val="24"/>
            <w:szCs w:val="24"/>
          </w:rPr>
          <w:delText>-</w:delText>
        </w:r>
        <w:r w:rsidR="002C3F3C" w:rsidRPr="006F693A" w:rsidDel="00823872">
          <w:rPr>
            <w:rFonts w:ascii="Times New Roman" w:hAnsi="Times New Roman"/>
            <w:sz w:val="24"/>
            <w:szCs w:val="24"/>
          </w:rPr>
          <w:delText>0</w:delText>
        </w:r>
        <w:r w:rsidR="00BE3F8B" w:rsidRPr="006F693A" w:rsidDel="00823872">
          <w:rPr>
            <w:rFonts w:ascii="Times New Roman" w:hAnsi="Times New Roman"/>
            <w:sz w:val="24"/>
            <w:szCs w:val="24"/>
          </w:rPr>
          <w:delText xml:space="preserve">1: JS determine if Voice Messages in CJCSM 3150 series need to come into USMTF. Status: </w:delText>
        </w:r>
        <w:r w:rsidR="00BE3F8B" w:rsidRPr="006F693A" w:rsidDel="00823872">
          <w:rPr>
            <w:rFonts w:ascii="Times New Roman" w:hAnsi="Times New Roman"/>
            <w:b/>
            <w:sz w:val="24"/>
            <w:szCs w:val="24"/>
          </w:rPr>
          <w:delText>open</w:delText>
        </w:r>
        <w:r w:rsidR="00BE3F8B" w:rsidRPr="006F693A" w:rsidDel="00823872">
          <w:rPr>
            <w:rFonts w:ascii="Times New Roman" w:hAnsi="Times New Roman"/>
            <w:sz w:val="24"/>
            <w:szCs w:val="24"/>
          </w:rPr>
          <w:delText>.</w:delText>
        </w:r>
      </w:del>
    </w:p>
    <w:p w14:paraId="5145DF13" w14:textId="0032E987" w:rsidR="00BE3F8B" w:rsidRPr="006F693A" w:rsidDel="00823872" w:rsidRDefault="006C7336" w:rsidP="00CA4207">
      <w:pPr>
        <w:pStyle w:val="BodyTextKeep"/>
        <w:keepNext w:val="0"/>
        <w:ind w:left="1530" w:hanging="1170"/>
        <w:rPr>
          <w:del w:id="114" w:author="Robert Marshburn" w:date="2018-02-07T13:42:00Z"/>
          <w:rFonts w:ascii="Times New Roman" w:hAnsi="Times New Roman"/>
          <w:sz w:val="24"/>
          <w:szCs w:val="24"/>
        </w:rPr>
      </w:pPr>
      <w:del w:id="115" w:author="Robert Marshburn" w:date="2018-02-07T13:42:00Z">
        <w:r w:rsidRPr="006F693A" w:rsidDel="00823872">
          <w:rPr>
            <w:rFonts w:ascii="Times New Roman" w:hAnsi="Times New Roman"/>
            <w:sz w:val="24"/>
            <w:szCs w:val="24"/>
          </w:rPr>
          <w:delText>2014-3-</w:delText>
        </w:r>
        <w:r w:rsidR="002C3F3C" w:rsidRPr="006F693A" w:rsidDel="00823872">
          <w:rPr>
            <w:rFonts w:ascii="Times New Roman" w:hAnsi="Times New Roman"/>
            <w:sz w:val="24"/>
            <w:szCs w:val="24"/>
          </w:rPr>
          <w:delText>0</w:delText>
        </w:r>
        <w:r w:rsidR="00BE3F8B" w:rsidRPr="006F693A" w:rsidDel="00823872">
          <w:rPr>
            <w:rFonts w:ascii="Times New Roman" w:hAnsi="Times New Roman"/>
            <w:sz w:val="24"/>
            <w:szCs w:val="24"/>
          </w:rPr>
          <w:delText xml:space="preserve">1: USAF check with ACCS for documentation on formatted AMPN sets. Status: </w:delText>
        </w:r>
        <w:r w:rsidR="00BE3F8B" w:rsidRPr="006F693A" w:rsidDel="00823872">
          <w:rPr>
            <w:rFonts w:ascii="Times New Roman" w:hAnsi="Times New Roman"/>
            <w:b/>
            <w:sz w:val="24"/>
            <w:szCs w:val="24"/>
          </w:rPr>
          <w:delText>open</w:delText>
        </w:r>
        <w:r w:rsidR="00BE3F8B" w:rsidRPr="006F693A" w:rsidDel="00823872">
          <w:rPr>
            <w:rFonts w:ascii="Times New Roman" w:hAnsi="Times New Roman"/>
            <w:sz w:val="24"/>
            <w:szCs w:val="24"/>
          </w:rPr>
          <w:delText>.</w:delText>
        </w:r>
      </w:del>
    </w:p>
    <w:p w14:paraId="008BB7C5" w14:textId="6337314D" w:rsidR="00BE3F8B" w:rsidRPr="006F693A" w:rsidDel="00823872" w:rsidRDefault="00BE3F8B" w:rsidP="00CA4207">
      <w:pPr>
        <w:pStyle w:val="BodyTextKeep"/>
        <w:keepNext w:val="0"/>
        <w:ind w:left="1530" w:hanging="1170"/>
        <w:rPr>
          <w:del w:id="116" w:author="Robert Marshburn" w:date="2018-02-07T13:42:00Z"/>
          <w:rFonts w:ascii="Times New Roman" w:hAnsi="Times New Roman"/>
          <w:sz w:val="24"/>
          <w:szCs w:val="24"/>
        </w:rPr>
      </w:pPr>
      <w:del w:id="117" w:author="Robert Marshburn" w:date="2018-02-07T13:42:00Z">
        <w:r w:rsidRPr="006F693A" w:rsidDel="00823872">
          <w:rPr>
            <w:rFonts w:ascii="Times New Roman" w:hAnsi="Times New Roman"/>
            <w:sz w:val="24"/>
            <w:szCs w:val="24"/>
          </w:rPr>
          <w:delText>2015-3-</w:delText>
        </w:r>
        <w:r w:rsidR="002C3F3C" w:rsidRPr="006F693A" w:rsidDel="00823872">
          <w:rPr>
            <w:rFonts w:ascii="Times New Roman" w:hAnsi="Times New Roman"/>
            <w:sz w:val="24"/>
            <w:szCs w:val="24"/>
          </w:rPr>
          <w:delText>0</w:delText>
        </w:r>
        <w:r w:rsidRPr="006F693A" w:rsidDel="00823872">
          <w:rPr>
            <w:rFonts w:ascii="Times New Roman" w:hAnsi="Times New Roman"/>
            <w:sz w:val="24"/>
            <w:szCs w:val="24"/>
          </w:rPr>
          <w:delText xml:space="preserve">4: JS determine U.S. Rep to ACP 200 and how to change structure message format OPTASK IM. Status: </w:delText>
        </w:r>
        <w:r w:rsidRPr="006F693A" w:rsidDel="00823872">
          <w:rPr>
            <w:rFonts w:ascii="Times New Roman" w:hAnsi="Times New Roman"/>
            <w:b/>
            <w:sz w:val="24"/>
            <w:szCs w:val="24"/>
          </w:rPr>
          <w:delText>open</w:delText>
        </w:r>
        <w:r w:rsidRPr="006F693A" w:rsidDel="00823872">
          <w:rPr>
            <w:rFonts w:ascii="Times New Roman" w:hAnsi="Times New Roman"/>
            <w:sz w:val="24"/>
            <w:szCs w:val="24"/>
          </w:rPr>
          <w:delText>.</w:delText>
        </w:r>
      </w:del>
    </w:p>
    <w:p w14:paraId="0B15A835" w14:textId="1D7D87DD" w:rsidR="00BE3F8B" w:rsidRPr="006F693A" w:rsidDel="00823872" w:rsidRDefault="00BE3F8B" w:rsidP="00CA4207">
      <w:pPr>
        <w:pStyle w:val="BodyTextKeep"/>
        <w:keepNext w:val="0"/>
        <w:ind w:left="1530" w:hanging="1170"/>
        <w:rPr>
          <w:del w:id="118" w:author="Robert Marshburn" w:date="2018-02-07T13:42:00Z"/>
          <w:rFonts w:ascii="Times New Roman" w:hAnsi="Times New Roman"/>
          <w:sz w:val="24"/>
          <w:szCs w:val="24"/>
        </w:rPr>
      </w:pPr>
      <w:del w:id="119" w:author="Robert Marshburn" w:date="2018-02-07T13:42:00Z">
        <w:r w:rsidRPr="006F693A" w:rsidDel="00823872">
          <w:rPr>
            <w:rFonts w:ascii="Times New Roman" w:hAnsi="Times New Roman"/>
            <w:sz w:val="24"/>
            <w:szCs w:val="24"/>
          </w:rPr>
          <w:delText>2016-3-</w:delText>
        </w:r>
        <w:r w:rsidR="002C3F3C" w:rsidRPr="006F693A" w:rsidDel="00823872">
          <w:rPr>
            <w:rFonts w:ascii="Times New Roman" w:hAnsi="Times New Roman"/>
            <w:sz w:val="24"/>
            <w:szCs w:val="24"/>
          </w:rPr>
          <w:delText>0</w:delText>
        </w:r>
        <w:r w:rsidRPr="006F693A" w:rsidDel="00823872">
          <w:rPr>
            <w:rFonts w:ascii="Times New Roman" w:hAnsi="Times New Roman"/>
            <w:sz w:val="24"/>
            <w:szCs w:val="24"/>
          </w:rPr>
          <w:delText xml:space="preserve">1: USAF address NIEM NDR 10-62 and 10-63 element has representation term as part of “Fields” ICP. Status: </w:delText>
        </w:r>
        <w:r w:rsidRPr="006F693A" w:rsidDel="00823872">
          <w:rPr>
            <w:rFonts w:ascii="Times New Roman" w:hAnsi="Times New Roman"/>
            <w:b/>
            <w:sz w:val="24"/>
            <w:szCs w:val="24"/>
          </w:rPr>
          <w:delText>open</w:delText>
        </w:r>
        <w:r w:rsidRPr="006F693A" w:rsidDel="00823872">
          <w:rPr>
            <w:rFonts w:ascii="Times New Roman" w:hAnsi="Times New Roman"/>
            <w:sz w:val="24"/>
            <w:szCs w:val="24"/>
          </w:rPr>
          <w:delText>. ICP development on-going.</w:delText>
        </w:r>
      </w:del>
    </w:p>
    <w:p w14:paraId="58E2B01A" w14:textId="0B3BAFC3" w:rsidR="00BE3F8B" w:rsidRPr="006F693A" w:rsidDel="00823872" w:rsidRDefault="00BE3F8B" w:rsidP="00CA4207">
      <w:pPr>
        <w:pStyle w:val="BodyTextKeep"/>
        <w:keepNext w:val="0"/>
        <w:ind w:left="1530" w:hanging="1170"/>
        <w:rPr>
          <w:del w:id="120" w:author="Robert Marshburn" w:date="2018-02-07T13:42:00Z"/>
          <w:rFonts w:ascii="Times New Roman" w:hAnsi="Times New Roman"/>
          <w:sz w:val="24"/>
          <w:szCs w:val="24"/>
        </w:rPr>
      </w:pPr>
      <w:del w:id="121" w:author="Robert Marshburn" w:date="2018-02-07T13:42:00Z">
        <w:r w:rsidRPr="006F693A" w:rsidDel="00823872">
          <w:rPr>
            <w:rFonts w:ascii="Times New Roman" w:hAnsi="Times New Roman"/>
            <w:sz w:val="24"/>
            <w:szCs w:val="24"/>
          </w:rPr>
          <w:delText>2016-3-</w:delText>
        </w:r>
        <w:r w:rsidR="002C3F3C" w:rsidRPr="006F693A" w:rsidDel="00823872">
          <w:rPr>
            <w:rFonts w:ascii="Times New Roman" w:hAnsi="Times New Roman"/>
            <w:sz w:val="24"/>
            <w:szCs w:val="24"/>
          </w:rPr>
          <w:delText>0</w:delText>
        </w:r>
        <w:r w:rsidRPr="006F693A" w:rsidDel="00823872">
          <w:rPr>
            <w:rFonts w:ascii="Times New Roman" w:hAnsi="Times New Roman"/>
            <w:sz w:val="24"/>
            <w:szCs w:val="24"/>
          </w:rPr>
          <w:delText xml:space="preserve">2: CCB review the USAF provided proposed MTF Attributes and Appinfo and use DISA provided database update to ensure all attributes appinfo information is included. Status: </w:delText>
        </w:r>
        <w:r w:rsidRPr="006F693A" w:rsidDel="00823872">
          <w:rPr>
            <w:rFonts w:ascii="Times New Roman" w:hAnsi="Times New Roman"/>
            <w:b/>
            <w:sz w:val="24"/>
            <w:szCs w:val="24"/>
          </w:rPr>
          <w:delText>closed</w:delText>
        </w:r>
        <w:r w:rsidRPr="006F693A" w:rsidDel="00823872">
          <w:rPr>
            <w:rFonts w:ascii="Times New Roman" w:hAnsi="Times New Roman"/>
            <w:sz w:val="24"/>
            <w:szCs w:val="24"/>
          </w:rPr>
          <w:delText>. New action 2017-01-01 opened.</w:delText>
        </w:r>
      </w:del>
    </w:p>
    <w:p w14:paraId="0B8AB94A" w14:textId="6C0FE068" w:rsidR="00BE3F8B" w:rsidRPr="006F693A" w:rsidDel="00823872" w:rsidRDefault="00BE3F8B" w:rsidP="00CA4207">
      <w:pPr>
        <w:pStyle w:val="BodyTextKeep"/>
        <w:keepNext w:val="0"/>
        <w:ind w:left="1530" w:hanging="1170"/>
        <w:rPr>
          <w:del w:id="122" w:author="Robert Marshburn" w:date="2018-02-07T13:42:00Z"/>
          <w:rFonts w:ascii="Times New Roman" w:hAnsi="Times New Roman"/>
          <w:sz w:val="24"/>
          <w:szCs w:val="24"/>
        </w:rPr>
      </w:pPr>
      <w:del w:id="123" w:author="Robert Marshburn" w:date="2018-02-07T13:42:00Z">
        <w:r w:rsidRPr="006F693A" w:rsidDel="00823872">
          <w:rPr>
            <w:rFonts w:ascii="Times New Roman" w:hAnsi="Times New Roman"/>
            <w:sz w:val="24"/>
            <w:szCs w:val="24"/>
          </w:rPr>
          <w:delText>2016-3-</w:delText>
        </w:r>
        <w:r w:rsidR="002C3F3C" w:rsidRPr="006F693A" w:rsidDel="00823872">
          <w:rPr>
            <w:rFonts w:ascii="Times New Roman" w:hAnsi="Times New Roman"/>
            <w:sz w:val="24"/>
            <w:szCs w:val="24"/>
          </w:rPr>
          <w:delText>0</w:delText>
        </w:r>
        <w:r w:rsidRPr="006F693A" w:rsidDel="00823872">
          <w:rPr>
            <w:rFonts w:ascii="Times New Roman" w:hAnsi="Times New Roman"/>
            <w:sz w:val="24"/>
            <w:szCs w:val="24"/>
          </w:rPr>
          <w:delText xml:space="preserve">3: Develop a plan for conversion of structural language (SL) to Schematron Assert statements using the sample COMSPOT GoE schema. Status: </w:delText>
        </w:r>
        <w:r w:rsidRPr="006F693A" w:rsidDel="00823872">
          <w:rPr>
            <w:rFonts w:ascii="Times New Roman" w:hAnsi="Times New Roman"/>
            <w:b/>
            <w:sz w:val="24"/>
            <w:szCs w:val="24"/>
          </w:rPr>
          <w:delText>open</w:delText>
        </w:r>
        <w:r w:rsidRPr="006F693A" w:rsidDel="00823872">
          <w:rPr>
            <w:rFonts w:ascii="Times New Roman" w:hAnsi="Times New Roman"/>
            <w:sz w:val="24"/>
            <w:szCs w:val="24"/>
          </w:rPr>
          <w:delText>. DISA will provide paper with structural notation (SN), corresponding assert statements, and use cases.</w:delText>
        </w:r>
      </w:del>
    </w:p>
    <w:p w14:paraId="63F313F6" w14:textId="0AE52C4D" w:rsidR="00BE3F8B" w:rsidRPr="006F693A" w:rsidDel="00823872" w:rsidRDefault="00BE3F8B" w:rsidP="00CA4207">
      <w:pPr>
        <w:pStyle w:val="BodyTextKeep"/>
        <w:keepNext w:val="0"/>
        <w:ind w:left="1530" w:hanging="1170"/>
        <w:rPr>
          <w:del w:id="124" w:author="Robert Marshburn" w:date="2018-02-07T13:42:00Z"/>
          <w:rFonts w:ascii="Times New Roman" w:hAnsi="Times New Roman"/>
          <w:sz w:val="24"/>
          <w:szCs w:val="24"/>
        </w:rPr>
      </w:pPr>
      <w:del w:id="125" w:author="Robert Marshburn" w:date="2018-02-07T13:42:00Z">
        <w:r w:rsidRPr="006F693A" w:rsidDel="00823872">
          <w:rPr>
            <w:rFonts w:ascii="Times New Roman" w:hAnsi="Times New Roman"/>
            <w:sz w:val="24"/>
            <w:szCs w:val="24"/>
          </w:rPr>
          <w:delText>2016-3-</w:delText>
        </w:r>
        <w:r w:rsidR="002C3F3C" w:rsidRPr="006F693A" w:rsidDel="00823872">
          <w:rPr>
            <w:rFonts w:ascii="Times New Roman" w:hAnsi="Times New Roman"/>
            <w:sz w:val="24"/>
            <w:szCs w:val="24"/>
          </w:rPr>
          <w:delText>0</w:delText>
        </w:r>
        <w:r w:rsidRPr="006F693A" w:rsidDel="00823872">
          <w:rPr>
            <w:rFonts w:ascii="Times New Roman" w:hAnsi="Times New Roman"/>
            <w:sz w:val="24"/>
            <w:szCs w:val="24"/>
          </w:rPr>
          <w:delText xml:space="preserve">4: Australia and Joint Staff to scope OPTASK CHAT issue to see if an ICP can be developed. Status: </w:delText>
        </w:r>
        <w:r w:rsidRPr="006F693A" w:rsidDel="00823872">
          <w:rPr>
            <w:rFonts w:ascii="Times New Roman" w:hAnsi="Times New Roman"/>
            <w:b/>
            <w:sz w:val="24"/>
            <w:szCs w:val="24"/>
          </w:rPr>
          <w:delText>open</w:delText>
        </w:r>
        <w:r w:rsidRPr="006F693A" w:rsidDel="00823872">
          <w:rPr>
            <w:rFonts w:ascii="Times New Roman" w:hAnsi="Times New Roman"/>
            <w:sz w:val="24"/>
            <w:szCs w:val="24"/>
          </w:rPr>
          <w:delText>.</w:delText>
        </w:r>
      </w:del>
    </w:p>
    <w:p w14:paraId="7F51BA87" w14:textId="450FB1DF" w:rsidR="00BE3F8B" w:rsidRPr="006F693A" w:rsidDel="00823872" w:rsidRDefault="00BE3F8B" w:rsidP="00CA4207">
      <w:pPr>
        <w:pStyle w:val="BodyTextKeep"/>
        <w:keepNext w:val="0"/>
        <w:ind w:left="1530" w:hanging="1170"/>
        <w:rPr>
          <w:del w:id="126" w:author="Robert Marshburn" w:date="2018-02-07T13:42:00Z"/>
          <w:rFonts w:ascii="Times New Roman" w:hAnsi="Times New Roman"/>
          <w:sz w:val="24"/>
          <w:szCs w:val="24"/>
        </w:rPr>
      </w:pPr>
      <w:del w:id="127" w:author="Robert Marshburn" w:date="2018-02-07T13:42:00Z">
        <w:r w:rsidRPr="006F693A" w:rsidDel="00823872">
          <w:rPr>
            <w:rFonts w:ascii="Times New Roman" w:hAnsi="Times New Roman"/>
            <w:sz w:val="24"/>
            <w:szCs w:val="24"/>
          </w:rPr>
          <w:delText>2016-3-</w:delText>
        </w:r>
        <w:r w:rsidR="002C3F3C" w:rsidRPr="006F693A" w:rsidDel="00823872">
          <w:rPr>
            <w:rFonts w:ascii="Times New Roman" w:hAnsi="Times New Roman"/>
            <w:sz w:val="24"/>
            <w:szCs w:val="24"/>
          </w:rPr>
          <w:delText>0</w:delText>
        </w:r>
        <w:r w:rsidRPr="006F693A" w:rsidDel="00823872">
          <w:rPr>
            <w:rFonts w:ascii="Times New Roman" w:hAnsi="Times New Roman"/>
            <w:sz w:val="24"/>
            <w:szCs w:val="24"/>
          </w:rPr>
          <w:delText xml:space="preserve">5: Australia and Joint Staff to scope MISREP issue to see if an ICP can be developed based on tool use in theater and USMTF current version. Status: </w:delText>
        </w:r>
        <w:r w:rsidRPr="006F693A" w:rsidDel="00823872">
          <w:rPr>
            <w:rFonts w:ascii="Times New Roman" w:hAnsi="Times New Roman"/>
            <w:b/>
            <w:sz w:val="24"/>
            <w:szCs w:val="24"/>
          </w:rPr>
          <w:delText>open</w:delText>
        </w:r>
        <w:r w:rsidRPr="006F693A" w:rsidDel="00823872">
          <w:rPr>
            <w:rFonts w:ascii="Times New Roman" w:hAnsi="Times New Roman"/>
            <w:sz w:val="24"/>
            <w:szCs w:val="24"/>
          </w:rPr>
          <w:delText>.</w:delText>
        </w:r>
      </w:del>
    </w:p>
    <w:p w14:paraId="7D6DB80A" w14:textId="33FF94D1" w:rsidR="00BE3F8B" w:rsidRPr="006F693A" w:rsidDel="00823872" w:rsidRDefault="00BE3F8B" w:rsidP="00CA4207">
      <w:pPr>
        <w:pStyle w:val="BodyTextKeep"/>
        <w:keepNext w:val="0"/>
        <w:ind w:left="1530" w:hanging="1170"/>
        <w:rPr>
          <w:del w:id="128" w:author="Robert Marshburn" w:date="2018-02-07T13:42:00Z"/>
          <w:rFonts w:ascii="Times New Roman" w:hAnsi="Times New Roman"/>
          <w:sz w:val="24"/>
          <w:szCs w:val="24"/>
        </w:rPr>
      </w:pPr>
      <w:del w:id="129" w:author="Robert Marshburn" w:date="2018-02-07T13:42:00Z">
        <w:r w:rsidRPr="006F693A" w:rsidDel="00823872">
          <w:rPr>
            <w:rFonts w:ascii="Times New Roman" w:hAnsi="Times New Roman"/>
            <w:sz w:val="24"/>
            <w:szCs w:val="24"/>
          </w:rPr>
          <w:delText>2016-3-</w:delText>
        </w:r>
        <w:r w:rsidR="002C3F3C" w:rsidRPr="006F693A" w:rsidDel="00823872">
          <w:rPr>
            <w:rFonts w:ascii="Times New Roman" w:hAnsi="Times New Roman"/>
            <w:sz w:val="24"/>
            <w:szCs w:val="24"/>
          </w:rPr>
          <w:delText>0</w:delText>
        </w:r>
        <w:r w:rsidRPr="006F693A" w:rsidDel="00823872">
          <w:rPr>
            <w:rFonts w:ascii="Times New Roman" w:hAnsi="Times New Roman"/>
            <w:sz w:val="24"/>
            <w:szCs w:val="24"/>
          </w:rPr>
          <w:delText>6: USA to coordinate briefing and demonstration of Common Message Processer (CMP) to CCB. Status: open; USAF to send CMP contacts to USA and DISA.</w:delText>
        </w:r>
      </w:del>
    </w:p>
    <w:p w14:paraId="753A4028" w14:textId="75505523" w:rsidR="00BE3F8B" w:rsidRPr="006F693A" w:rsidDel="00823872" w:rsidRDefault="002C3F3C" w:rsidP="00CA4207">
      <w:pPr>
        <w:pStyle w:val="BodyTextKeep"/>
        <w:keepNext w:val="0"/>
        <w:ind w:left="1530" w:hanging="1170"/>
        <w:rPr>
          <w:del w:id="130" w:author="Robert Marshburn" w:date="2018-02-07T13:42:00Z"/>
          <w:rFonts w:ascii="Times New Roman" w:hAnsi="Times New Roman"/>
          <w:sz w:val="24"/>
          <w:szCs w:val="24"/>
        </w:rPr>
      </w:pPr>
      <w:del w:id="131" w:author="Robert Marshburn" w:date="2018-02-07T13:42:00Z">
        <w:r w:rsidRPr="006F693A" w:rsidDel="00823872">
          <w:rPr>
            <w:rFonts w:ascii="Times New Roman" w:hAnsi="Times New Roman"/>
            <w:sz w:val="24"/>
            <w:szCs w:val="24"/>
          </w:rPr>
          <w:delText>2017-</w:delText>
        </w:r>
        <w:r w:rsidR="00BE3F8B" w:rsidRPr="006F693A" w:rsidDel="00823872">
          <w:rPr>
            <w:rFonts w:ascii="Times New Roman" w:hAnsi="Times New Roman"/>
            <w:sz w:val="24"/>
            <w:szCs w:val="24"/>
          </w:rPr>
          <w:delText>1-</w:delText>
        </w:r>
        <w:r w:rsidR="00CA4207" w:rsidRPr="006F693A" w:rsidDel="00823872">
          <w:rPr>
            <w:rFonts w:ascii="Times New Roman" w:hAnsi="Times New Roman"/>
            <w:sz w:val="24"/>
            <w:szCs w:val="24"/>
          </w:rPr>
          <w:delText>0</w:delText>
        </w:r>
        <w:r w:rsidR="00BE3F8B" w:rsidRPr="006F693A" w:rsidDel="00823872">
          <w:rPr>
            <w:rFonts w:ascii="Times New Roman" w:hAnsi="Times New Roman"/>
            <w:sz w:val="24"/>
            <w:szCs w:val="24"/>
          </w:rPr>
          <w:delText>1</w:delText>
        </w:r>
        <w:r w:rsidRPr="006F693A" w:rsidDel="00823872">
          <w:rPr>
            <w:rFonts w:ascii="Times New Roman" w:hAnsi="Times New Roman"/>
            <w:sz w:val="24"/>
            <w:szCs w:val="24"/>
          </w:rPr>
          <w:delText>:</w:delText>
        </w:r>
        <w:r w:rsidR="00BE3F8B" w:rsidRPr="006F693A" w:rsidDel="00823872">
          <w:rPr>
            <w:rFonts w:ascii="Times New Roman" w:hAnsi="Times New Roman"/>
            <w:sz w:val="24"/>
            <w:szCs w:val="24"/>
          </w:rPr>
          <w:delText xml:space="preserve"> USAF to provide updated MTF attributes for review by CC/S/As.</w:delText>
        </w:r>
        <w:r w:rsidR="006C7336" w:rsidRPr="006F693A" w:rsidDel="00823872">
          <w:rPr>
            <w:rFonts w:ascii="Times New Roman" w:hAnsi="Times New Roman"/>
            <w:sz w:val="24"/>
            <w:szCs w:val="24"/>
          </w:rPr>
          <w:delText xml:space="preserve">  Status:  </w:delText>
        </w:r>
        <w:r w:rsidR="006C7336" w:rsidRPr="006F693A" w:rsidDel="00823872">
          <w:rPr>
            <w:rFonts w:ascii="Times New Roman" w:hAnsi="Times New Roman"/>
            <w:b/>
            <w:sz w:val="24"/>
            <w:szCs w:val="24"/>
          </w:rPr>
          <w:delText>new</w:delText>
        </w:r>
      </w:del>
    </w:p>
    <w:p w14:paraId="56BC275B" w14:textId="58A6AD24" w:rsidR="00BE3F8B" w:rsidRPr="006F693A" w:rsidDel="00823872" w:rsidRDefault="00BE3F8B" w:rsidP="00CA4207">
      <w:pPr>
        <w:pStyle w:val="BodyTextKeep"/>
        <w:keepNext w:val="0"/>
        <w:ind w:left="1530" w:hanging="1170"/>
        <w:rPr>
          <w:del w:id="132" w:author="Robert Marshburn" w:date="2018-02-07T13:42:00Z"/>
          <w:rFonts w:ascii="Times New Roman" w:hAnsi="Times New Roman"/>
          <w:sz w:val="24"/>
          <w:szCs w:val="24"/>
        </w:rPr>
      </w:pPr>
      <w:del w:id="133" w:author="Robert Marshburn" w:date="2018-02-07T13:42:00Z">
        <w:r w:rsidRPr="006F693A" w:rsidDel="00823872">
          <w:rPr>
            <w:rFonts w:ascii="Times New Roman" w:hAnsi="Times New Roman"/>
            <w:sz w:val="24"/>
            <w:szCs w:val="24"/>
          </w:rPr>
          <w:delText>2017-1-</w:delText>
        </w:r>
        <w:r w:rsidR="00CA4207" w:rsidRPr="006F693A" w:rsidDel="00823872">
          <w:rPr>
            <w:rFonts w:ascii="Times New Roman" w:hAnsi="Times New Roman"/>
            <w:sz w:val="24"/>
            <w:szCs w:val="24"/>
          </w:rPr>
          <w:delText>0</w:delText>
        </w:r>
        <w:r w:rsidRPr="006F693A" w:rsidDel="00823872">
          <w:rPr>
            <w:rFonts w:ascii="Times New Roman" w:hAnsi="Times New Roman"/>
            <w:sz w:val="24"/>
            <w:szCs w:val="24"/>
          </w:rPr>
          <w:delText>2</w:delText>
        </w:r>
        <w:r w:rsidR="002C3F3C" w:rsidRPr="006F693A" w:rsidDel="00823872">
          <w:rPr>
            <w:rFonts w:ascii="Times New Roman" w:hAnsi="Times New Roman"/>
            <w:sz w:val="24"/>
            <w:szCs w:val="24"/>
          </w:rPr>
          <w:delText>:</w:delText>
        </w:r>
        <w:r w:rsidRPr="006F693A" w:rsidDel="00823872">
          <w:rPr>
            <w:rFonts w:ascii="Times New Roman" w:hAnsi="Times New Roman"/>
            <w:sz w:val="24"/>
            <w:szCs w:val="24"/>
          </w:rPr>
          <w:delText xml:space="preserve"> CC/S/A review t</w:delText>
        </w:r>
        <w:r w:rsidR="006C7336" w:rsidRPr="006F693A" w:rsidDel="00823872">
          <w:rPr>
            <w:rFonts w:ascii="Times New Roman" w:hAnsi="Times New Roman"/>
            <w:sz w:val="24"/>
            <w:szCs w:val="24"/>
          </w:rPr>
          <w:delText xml:space="preserve">he updated MTF attributes list.  Status:  </w:delText>
        </w:r>
        <w:r w:rsidR="006C7336" w:rsidRPr="006F693A" w:rsidDel="00823872">
          <w:rPr>
            <w:rFonts w:ascii="Times New Roman" w:hAnsi="Times New Roman"/>
            <w:b/>
            <w:sz w:val="24"/>
            <w:szCs w:val="24"/>
          </w:rPr>
          <w:delText>new</w:delText>
        </w:r>
      </w:del>
    </w:p>
    <w:p w14:paraId="0B3EAC66" w14:textId="61693E3B" w:rsidR="00BE3F8B" w:rsidRPr="006F693A" w:rsidDel="00823872" w:rsidRDefault="00BE3F8B" w:rsidP="00CA4207">
      <w:pPr>
        <w:pStyle w:val="BodyTextKeep"/>
        <w:keepNext w:val="0"/>
        <w:ind w:left="1530" w:hanging="1170"/>
        <w:rPr>
          <w:del w:id="134" w:author="Robert Marshburn" w:date="2018-02-07T13:42:00Z"/>
          <w:rFonts w:ascii="Times New Roman" w:hAnsi="Times New Roman"/>
          <w:sz w:val="24"/>
          <w:szCs w:val="24"/>
        </w:rPr>
      </w:pPr>
      <w:del w:id="135" w:author="Robert Marshburn" w:date="2018-02-07T13:42:00Z">
        <w:r w:rsidRPr="006F693A" w:rsidDel="00823872">
          <w:rPr>
            <w:rFonts w:ascii="Times New Roman" w:hAnsi="Times New Roman"/>
            <w:sz w:val="24"/>
            <w:szCs w:val="24"/>
          </w:rPr>
          <w:delText>2017-1-</w:delText>
        </w:r>
        <w:r w:rsidR="00CA4207" w:rsidRPr="006F693A" w:rsidDel="00823872">
          <w:rPr>
            <w:rFonts w:ascii="Times New Roman" w:hAnsi="Times New Roman"/>
            <w:sz w:val="24"/>
            <w:szCs w:val="24"/>
          </w:rPr>
          <w:delText>0</w:delText>
        </w:r>
        <w:r w:rsidRPr="006F693A" w:rsidDel="00823872">
          <w:rPr>
            <w:rFonts w:ascii="Times New Roman" w:hAnsi="Times New Roman"/>
            <w:sz w:val="24"/>
            <w:szCs w:val="24"/>
          </w:rPr>
          <w:delText>3</w:delText>
        </w:r>
        <w:r w:rsidR="002C3F3C" w:rsidRPr="006F693A" w:rsidDel="00823872">
          <w:rPr>
            <w:rFonts w:ascii="Times New Roman" w:hAnsi="Times New Roman"/>
            <w:sz w:val="24"/>
            <w:szCs w:val="24"/>
          </w:rPr>
          <w:delText>:</w:delText>
        </w:r>
        <w:r w:rsidRPr="006F693A" w:rsidDel="00823872">
          <w:rPr>
            <w:rFonts w:ascii="Times New Roman" w:hAnsi="Times New Roman"/>
            <w:sz w:val="24"/>
            <w:szCs w:val="24"/>
          </w:rPr>
          <w:delText xml:space="preserve"> USAF will prepare a sample COMSPOT message incorporating venetian blind/Garden of Eden schema design that addresses the issues raised by the Army.</w:delText>
        </w:r>
        <w:r w:rsidR="006C7336" w:rsidRPr="006F693A" w:rsidDel="00823872">
          <w:rPr>
            <w:rFonts w:ascii="Times New Roman" w:hAnsi="Times New Roman"/>
            <w:sz w:val="24"/>
            <w:szCs w:val="24"/>
          </w:rPr>
          <w:delText xml:space="preserve">  Status:  </w:delText>
        </w:r>
        <w:r w:rsidR="006C7336" w:rsidRPr="006F693A" w:rsidDel="00823872">
          <w:rPr>
            <w:rFonts w:ascii="Times New Roman" w:hAnsi="Times New Roman"/>
            <w:b/>
            <w:sz w:val="24"/>
            <w:szCs w:val="24"/>
          </w:rPr>
          <w:delText>new</w:delText>
        </w:r>
      </w:del>
    </w:p>
    <w:p w14:paraId="0E8EE75D" w14:textId="10E8D2A4" w:rsidR="002B7CBA" w:rsidRPr="006F693A" w:rsidRDefault="006B78AA" w:rsidP="00BE3F8B">
      <w:pPr>
        <w:pStyle w:val="ListParagraph"/>
        <w:tabs>
          <w:tab w:val="left" w:pos="900"/>
        </w:tabs>
        <w:spacing w:before="120" w:line="360" w:lineRule="auto"/>
        <w:ind w:left="360"/>
      </w:pPr>
      <w:r w:rsidRPr="006F693A">
        <w:object w:dxaOrig="1708" w:dyaOrig="1105" w14:anchorId="6B4817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5.55pt;height:55.15pt" o:ole="">
            <v:imagedata r:id="rId16" o:title=""/>
          </v:shape>
          <o:OLEObject Type="Embed" ProgID="Excel.Sheet.12" ShapeID="_x0000_i1025" DrawAspect="Icon" ObjectID="_1580213021" r:id="rId17"/>
        </w:object>
      </w:r>
    </w:p>
    <w:p w14:paraId="1B4E9FB9" w14:textId="02E68343" w:rsidR="002B7CBA" w:rsidRPr="006F693A" w:rsidRDefault="00823872" w:rsidP="0037241F">
      <w:pPr>
        <w:pStyle w:val="ListParagraph"/>
        <w:numPr>
          <w:ilvl w:val="0"/>
          <w:numId w:val="4"/>
        </w:numPr>
        <w:tabs>
          <w:tab w:val="left" w:pos="900"/>
        </w:tabs>
        <w:spacing w:before="120" w:line="360" w:lineRule="auto"/>
        <w:rPr>
          <w:rStyle w:val="Hyperlink"/>
          <w:b/>
          <w:color w:val="auto"/>
          <w:u w:val="none"/>
        </w:rPr>
      </w:pPr>
      <w:ins w:id="136" w:author="Robert Marshburn" w:date="2018-02-07T13:45:00Z">
        <w:r>
          <w:t>11.</w:t>
        </w:r>
      </w:ins>
      <w:commentRangeStart w:id="137"/>
      <w:r w:rsidR="00423AD5">
        <w:fldChar w:fldCharType="begin"/>
      </w:r>
      <w:r w:rsidR="00423AD5">
        <w:instrText xml:space="preserve"> HYPERLINK "file:///C:\\Users\\Jeff.Forbes\\AppData\\Local\\Microsoft\\Windows\\Temporary%20Internet%20Files\\Content.Outlook\\4X6WDNVV\\10_USMTF%20Reports%20(28Oct15).xlsx" </w:instrText>
      </w:r>
      <w:r w:rsidR="00423AD5">
        <w:fldChar w:fldCharType="separate"/>
      </w:r>
      <w:r w:rsidR="002B7CBA" w:rsidRPr="006F693A">
        <w:rPr>
          <w:rStyle w:val="Hyperlink"/>
          <w:b/>
          <w:color w:val="auto"/>
          <w:u w:val="none"/>
        </w:rPr>
        <w:t>USMTF ICP Workplan</w:t>
      </w:r>
      <w:r w:rsidR="00423AD5">
        <w:rPr>
          <w:rStyle w:val="Hyperlink"/>
          <w:b/>
          <w:color w:val="auto"/>
          <w:u w:val="none"/>
        </w:rPr>
        <w:fldChar w:fldCharType="end"/>
      </w:r>
      <w:commentRangeEnd w:id="137"/>
      <w:r>
        <w:rPr>
          <w:rStyle w:val="CommentReference"/>
        </w:rPr>
        <w:commentReference w:id="137"/>
      </w:r>
    </w:p>
    <w:p w14:paraId="5BF7E12B" w14:textId="4EE592C7" w:rsidR="002B7CBA" w:rsidRPr="006F693A" w:rsidRDefault="002B7CBA" w:rsidP="007E72BD">
      <w:pPr>
        <w:pStyle w:val="ListParagraph"/>
        <w:spacing w:after="120"/>
        <w:ind w:left="360"/>
        <w:contextualSpacing w:val="0"/>
        <w:rPr>
          <w:iCs/>
        </w:rPr>
      </w:pPr>
      <w:r w:rsidRPr="006F693A">
        <w:rPr>
          <w:iCs/>
        </w:rPr>
        <w:t>The updated USMTF ICP Workplan is attached.</w:t>
      </w:r>
      <w:r w:rsidR="0034673A" w:rsidRPr="006F693A">
        <w:rPr>
          <w:iCs/>
        </w:rPr>
        <w:br/>
      </w:r>
      <w:r w:rsidR="00BE3F8B" w:rsidRPr="006F693A">
        <w:rPr>
          <w:iCs/>
        </w:rPr>
        <w:object w:dxaOrig="1539" w:dyaOrig="995" w14:anchorId="47C255DE">
          <v:shape id="_x0000_i1026" type="#_x0000_t75" style="width:77.6pt;height:49.55pt" o:ole="">
            <v:imagedata r:id="rId18" o:title=""/>
          </v:shape>
          <o:OLEObject Type="Embed" ProgID="Excel.Sheet.12" ShapeID="_x0000_i1026" DrawAspect="Icon" ObjectID="_1580213022" r:id="rId19"/>
        </w:object>
      </w:r>
    </w:p>
    <w:p w14:paraId="169D1702" w14:textId="16B6EAAC" w:rsidR="002B7CBA" w:rsidRPr="006F693A" w:rsidRDefault="00823872" w:rsidP="0037241F">
      <w:pPr>
        <w:pStyle w:val="ListParagraph"/>
        <w:numPr>
          <w:ilvl w:val="0"/>
          <w:numId w:val="4"/>
        </w:numPr>
        <w:spacing w:before="120" w:line="360" w:lineRule="auto"/>
        <w:rPr>
          <w:iCs/>
        </w:rPr>
      </w:pPr>
      <w:ins w:id="138" w:author="Robert Marshburn" w:date="2018-02-07T13:45:00Z">
        <w:r>
          <w:rPr>
            <w:b/>
            <w:iCs/>
          </w:rPr>
          <w:t xml:space="preserve">12. </w:t>
        </w:r>
      </w:ins>
      <w:r w:rsidR="002B7CBA" w:rsidRPr="006F693A">
        <w:rPr>
          <w:b/>
          <w:iCs/>
        </w:rPr>
        <w:t>Additional Business</w:t>
      </w:r>
      <w:r w:rsidR="0018127E" w:rsidRPr="006F693A">
        <w:rPr>
          <w:iCs/>
        </w:rPr>
        <w:t>: None.</w:t>
      </w:r>
    </w:p>
    <w:p w14:paraId="23885A28" w14:textId="271C400A" w:rsidR="002B7CBA" w:rsidRPr="006F693A" w:rsidRDefault="00823872" w:rsidP="0037241F">
      <w:pPr>
        <w:pStyle w:val="ListParagraph"/>
        <w:numPr>
          <w:ilvl w:val="0"/>
          <w:numId w:val="4"/>
        </w:numPr>
        <w:spacing w:after="120"/>
        <w:contextualSpacing w:val="0"/>
        <w:rPr>
          <w:b/>
          <w:iCs/>
        </w:rPr>
      </w:pPr>
      <w:ins w:id="139" w:author="Robert Marshburn" w:date="2018-02-07T13:45:00Z">
        <w:r>
          <w:t xml:space="preserve">13. </w:t>
        </w:r>
      </w:ins>
      <w:hyperlink r:id="rId20" w:history="1">
        <w:r w:rsidR="002B7CBA" w:rsidRPr="006F693A">
          <w:rPr>
            <w:rStyle w:val="Hyperlink"/>
            <w:b/>
            <w:iCs/>
            <w:color w:val="auto"/>
            <w:u w:val="none"/>
          </w:rPr>
          <w:t>Dates and Places of next meetings</w:t>
        </w:r>
      </w:hyperlink>
    </w:p>
    <w:p w14:paraId="6BA8C72D" w14:textId="44EE05A7" w:rsidR="00BE3F8B" w:rsidRPr="006F693A" w:rsidRDefault="00BE3F8B" w:rsidP="0037241F">
      <w:pPr>
        <w:pStyle w:val="ListParagraph"/>
        <w:numPr>
          <w:ilvl w:val="1"/>
          <w:numId w:val="4"/>
        </w:numPr>
        <w:spacing w:after="120"/>
        <w:ind w:left="1138"/>
        <w:contextualSpacing w:val="0"/>
        <w:rPr>
          <w:iCs/>
        </w:rPr>
      </w:pPr>
      <w:r w:rsidRPr="006F693A">
        <w:rPr>
          <w:iCs/>
        </w:rPr>
        <w:t>Virtual CCB meeting 10 May, 0900-1300.</w:t>
      </w:r>
    </w:p>
    <w:p w14:paraId="698BC345" w14:textId="6FDD624B" w:rsidR="00CE3DA4" w:rsidRPr="006F693A" w:rsidRDefault="00CE3DA4" w:rsidP="0037241F">
      <w:pPr>
        <w:pStyle w:val="ListParagraph"/>
        <w:numPr>
          <w:ilvl w:val="1"/>
          <w:numId w:val="4"/>
        </w:numPr>
        <w:spacing w:after="120"/>
        <w:ind w:left="1138"/>
        <w:contextualSpacing w:val="0"/>
        <w:rPr>
          <w:iCs/>
        </w:rPr>
      </w:pPr>
      <w:r w:rsidRPr="006F693A">
        <w:t>2017-2 (</w:t>
      </w:r>
      <w:r w:rsidR="00BE3F8B" w:rsidRPr="006F693A">
        <w:t>11</w:t>
      </w:r>
      <w:r w:rsidRPr="006F693A">
        <w:t xml:space="preserve"> - </w:t>
      </w:r>
      <w:r w:rsidR="00BE3F8B" w:rsidRPr="006F693A">
        <w:t>13</w:t>
      </w:r>
      <w:r w:rsidRPr="006F693A">
        <w:t xml:space="preserve"> Jul 2017), Northrop Grumman, Herndon, VA</w:t>
      </w:r>
    </w:p>
    <w:p w14:paraId="31CF1552" w14:textId="69B773C7" w:rsidR="00CE3DA4" w:rsidRPr="006F693A" w:rsidRDefault="00CE3DA4" w:rsidP="0037241F">
      <w:pPr>
        <w:pStyle w:val="ListParagraph"/>
        <w:numPr>
          <w:ilvl w:val="1"/>
          <w:numId w:val="4"/>
        </w:numPr>
        <w:spacing w:after="120"/>
        <w:ind w:left="1138"/>
        <w:contextualSpacing w:val="0"/>
        <w:rPr>
          <w:iCs/>
        </w:rPr>
      </w:pPr>
      <w:r w:rsidRPr="006F693A">
        <w:t>2017-3 (</w:t>
      </w:r>
      <w:r w:rsidR="00BE3F8B" w:rsidRPr="006F693A">
        <w:t xml:space="preserve">14 – 16 </w:t>
      </w:r>
      <w:r w:rsidRPr="006F693A">
        <w:t>Nov 2017), Northrop Grumman, Herndon, VA</w:t>
      </w:r>
    </w:p>
    <w:p w14:paraId="75F2EAA3" w14:textId="05AD1B0D" w:rsidR="0084471E" w:rsidRPr="006F693A" w:rsidRDefault="0084471E" w:rsidP="0037241F">
      <w:pPr>
        <w:pStyle w:val="ListParagraph"/>
        <w:numPr>
          <w:ilvl w:val="1"/>
          <w:numId w:val="4"/>
        </w:numPr>
        <w:spacing w:after="120"/>
        <w:ind w:left="1138"/>
        <w:contextualSpacing w:val="0"/>
        <w:rPr>
          <w:iCs/>
        </w:rPr>
      </w:pPr>
      <w:r w:rsidRPr="006F693A">
        <w:t>2018-1 (13 – 15 Mar 2018), Northrop Grumman, Herndon, VA</w:t>
      </w:r>
    </w:p>
    <w:p w14:paraId="030CE8FD" w14:textId="02558D59" w:rsidR="002B7CBA" w:rsidRPr="006F693A" w:rsidRDefault="00823872" w:rsidP="0037241F">
      <w:pPr>
        <w:pStyle w:val="ListParagraph"/>
        <w:numPr>
          <w:ilvl w:val="0"/>
          <w:numId w:val="4"/>
        </w:numPr>
        <w:spacing w:before="120" w:line="360" w:lineRule="auto"/>
        <w:rPr>
          <w:b/>
          <w:iCs/>
        </w:rPr>
      </w:pPr>
      <w:ins w:id="140" w:author="Robert Marshburn" w:date="2018-02-07T13:45:00Z">
        <w:r>
          <w:rPr>
            <w:b/>
            <w:iCs/>
          </w:rPr>
          <w:t xml:space="preserve">14. </w:t>
        </w:r>
      </w:ins>
      <w:r w:rsidR="002B7CBA" w:rsidRPr="006F693A">
        <w:rPr>
          <w:b/>
          <w:iCs/>
        </w:rPr>
        <w:t>Meeting Adjournment</w:t>
      </w:r>
    </w:p>
    <w:p w14:paraId="2B3ABD17" w14:textId="63EBE478" w:rsidR="00D57DCD" w:rsidRPr="006F693A" w:rsidRDefault="002B7CBA" w:rsidP="00276F9E">
      <w:pPr>
        <w:spacing w:after="120"/>
        <w:rPr>
          <w:iCs/>
        </w:rPr>
      </w:pPr>
      <w:r w:rsidRPr="006F693A">
        <w:rPr>
          <w:iCs/>
        </w:rPr>
        <w:t>The chairman thanked members for their attendance and contributions and the meeting was adjourned on</w:t>
      </w:r>
      <w:r w:rsidR="00300F2C" w:rsidRPr="006F693A">
        <w:rPr>
          <w:iCs/>
        </w:rPr>
        <w:t xml:space="preserve"> </w:t>
      </w:r>
      <w:r w:rsidR="006976D2" w:rsidRPr="006F693A">
        <w:rPr>
          <w:iCs/>
        </w:rPr>
        <w:t>Thursday</w:t>
      </w:r>
      <w:r w:rsidRPr="006F693A">
        <w:rPr>
          <w:iCs/>
        </w:rPr>
        <w:t xml:space="preserve">, </w:t>
      </w:r>
      <w:r w:rsidR="00BE3F8B" w:rsidRPr="006F693A">
        <w:rPr>
          <w:iCs/>
        </w:rPr>
        <w:t>16</w:t>
      </w:r>
      <w:r w:rsidR="00156461" w:rsidRPr="006F693A">
        <w:rPr>
          <w:iCs/>
        </w:rPr>
        <w:t xml:space="preserve"> </w:t>
      </w:r>
      <w:r w:rsidR="00BE3F8B" w:rsidRPr="006F693A">
        <w:rPr>
          <w:iCs/>
        </w:rPr>
        <w:t>Mar</w:t>
      </w:r>
      <w:r w:rsidRPr="006F693A">
        <w:rPr>
          <w:iCs/>
        </w:rPr>
        <w:t xml:space="preserve"> 201</w:t>
      </w:r>
      <w:r w:rsidR="00BE3F8B" w:rsidRPr="006F693A">
        <w:rPr>
          <w:iCs/>
        </w:rPr>
        <w:t>7</w:t>
      </w:r>
      <w:r w:rsidR="00F24ABB" w:rsidRPr="006F693A">
        <w:rPr>
          <w:iCs/>
        </w:rPr>
        <w:t>.</w:t>
      </w:r>
    </w:p>
    <w:p w14:paraId="690D87ED" w14:textId="77777777" w:rsidR="00A13198" w:rsidRPr="006F693A" w:rsidRDefault="00A13198">
      <w:pPr>
        <w:rPr>
          <w:b/>
          <w:iCs/>
          <w:sz w:val="28"/>
          <w:szCs w:val="28"/>
        </w:rPr>
      </w:pPr>
      <w:r w:rsidRPr="006F693A">
        <w:rPr>
          <w:b/>
          <w:iCs/>
          <w:sz w:val="28"/>
          <w:szCs w:val="28"/>
        </w:rPr>
        <w:br w:type="page"/>
      </w:r>
    </w:p>
    <w:p w14:paraId="177FF593" w14:textId="0A789D03" w:rsidR="00A13198" w:rsidRPr="006F693A" w:rsidRDefault="00A13198" w:rsidP="004E6711">
      <w:pPr>
        <w:widowControl w:val="0"/>
        <w:jc w:val="center"/>
        <w:rPr>
          <w:b/>
          <w:iCs/>
          <w:sz w:val="28"/>
          <w:szCs w:val="28"/>
        </w:rPr>
      </w:pPr>
      <w:r w:rsidRPr="006F693A">
        <w:rPr>
          <w:b/>
          <w:iCs/>
          <w:sz w:val="28"/>
          <w:szCs w:val="28"/>
        </w:rPr>
        <w:lastRenderedPageBreak/>
        <w:t>USMTF CCB 201</w:t>
      </w:r>
      <w:r w:rsidR="00830584" w:rsidRPr="006F693A">
        <w:rPr>
          <w:b/>
          <w:iCs/>
          <w:sz w:val="28"/>
          <w:szCs w:val="28"/>
        </w:rPr>
        <w:t>7</w:t>
      </w:r>
      <w:r w:rsidRPr="006F693A">
        <w:rPr>
          <w:b/>
          <w:iCs/>
          <w:sz w:val="28"/>
          <w:szCs w:val="28"/>
        </w:rPr>
        <w:t>-</w:t>
      </w:r>
      <w:r w:rsidR="00830584" w:rsidRPr="006F693A">
        <w:rPr>
          <w:b/>
          <w:iCs/>
          <w:sz w:val="28"/>
          <w:szCs w:val="28"/>
        </w:rPr>
        <w:t>1</w:t>
      </w:r>
      <w:r w:rsidRPr="006F693A">
        <w:rPr>
          <w:b/>
          <w:iCs/>
          <w:sz w:val="28"/>
          <w:szCs w:val="28"/>
        </w:rPr>
        <w:t xml:space="preserve"> ATTENDEE </w:t>
      </w:r>
      <w:commentRangeStart w:id="141"/>
      <w:r w:rsidRPr="006F693A">
        <w:rPr>
          <w:b/>
          <w:iCs/>
          <w:sz w:val="28"/>
          <w:szCs w:val="28"/>
        </w:rPr>
        <w:t>LIST</w:t>
      </w:r>
      <w:commentRangeEnd w:id="141"/>
      <w:r w:rsidR="006B78AA">
        <w:rPr>
          <w:rStyle w:val="CommentReference"/>
        </w:rPr>
        <w:commentReference w:id="141"/>
      </w:r>
    </w:p>
    <w:p w14:paraId="5E55AAA2" w14:textId="77777777" w:rsidR="00A13198" w:rsidRPr="006F693A" w:rsidRDefault="00A13198" w:rsidP="00276F9E">
      <w:pPr>
        <w:spacing w:after="120"/>
        <w:rPr>
          <w:iCs/>
        </w:rPr>
      </w:pPr>
    </w:p>
    <w:tbl>
      <w:tblPr>
        <w:tblStyle w:val="TableGrid"/>
        <w:tblW w:w="9738" w:type="dxa"/>
        <w:tblLayout w:type="fixed"/>
        <w:tblLook w:val="04A0" w:firstRow="1" w:lastRow="0" w:firstColumn="1" w:lastColumn="0" w:noHBand="0" w:noVBand="1"/>
      </w:tblPr>
      <w:tblGrid>
        <w:gridCol w:w="638"/>
        <w:gridCol w:w="1427"/>
        <w:gridCol w:w="1170"/>
        <w:gridCol w:w="1530"/>
        <w:gridCol w:w="1350"/>
        <w:gridCol w:w="3623"/>
      </w:tblGrid>
      <w:tr w:rsidR="00830584" w:rsidRPr="0080353C" w14:paraId="244F97B1" w14:textId="77777777" w:rsidTr="00573E98">
        <w:trPr>
          <w:trHeight w:val="144"/>
        </w:trPr>
        <w:tc>
          <w:tcPr>
            <w:tcW w:w="638" w:type="dxa"/>
            <w:shd w:val="clear" w:color="auto" w:fill="D9D9D9" w:themeFill="background1" w:themeFillShade="D9"/>
            <w:vAlign w:val="center"/>
          </w:tcPr>
          <w:p w14:paraId="1F1FCBD4" w14:textId="77777777" w:rsidR="00830584" w:rsidRPr="0080353C" w:rsidRDefault="00830584" w:rsidP="001B5865">
            <w:pPr>
              <w:spacing w:line="480" w:lineRule="auto"/>
              <w:rPr>
                <w:b/>
                <w:strike/>
                <w:sz w:val="20"/>
                <w:szCs w:val="20"/>
                <w:rPrChange w:id="143" w:author="Robert Marshburn" w:date="2018-02-07T13:40:00Z">
                  <w:rPr>
                    <w:b/>
                    <w:sz w:val="20"/>
                    <w:szCs w:val="20"/>
                  </w:rPr>
                </w:rPrChange>
              </w:rPr>
            </w:pPr>
          </w:p>
        </w:tc>
        <w:tc>
          <w:tcPr>
            <w:tcW w:w="1427" w:type="dxa"/>
            <w:shd w:val="clear" w:color="auto" w:fill="D9D9D9" w:themeFill="background1" w:themeFillShade="D9"/>
            <w:vAlign w:val="center"/>
          </w:tcPr>
          <w:p w14:paraId="21DB402F" w14:textId="77777777" w:rsidR="00830584" w:rsidRPr="0080353C" w:rsidRDefault="00830584" w:rsidP="001B5865">
            <w:pPr>
              <w:spacing w:line="480" w:lineRule="auto"/>
              <w:rPr>
                <w:b/>
                <w:strike/>
                <w:sz w:val="20"/>
                <w:szCs w:val="20"/>
                <w:rPrChange w:id="144" w:author="Robert Marshburn" w:date="2018-02-07T13:40:00Z">
                  <w:rPr>
                    <w:b/>
                    <w:sz w:val="20"/>
                    <w:szCs w:val="20"/>
                  </w:rPr>
                </w:rPrChange>
              </w:rPr>
            </w:pPr>
            <w:r w:rsidRPr="0080353C">
              <w:rPr>
                <w:b/>
                <w:strike/>
                <w:sz w:val="20"/>
                <w:szCs w:val="20"/>
                <w:rPrChange w:id="145" w:author="Robert Marshburn" w:date="2018-02-07T13:40:00Z">
                  <w:rPr>
                    <w:b/>
                    <w:sz w:val="20"/>
                    <w:szCs w:val="20"/>
                  </w:rPr>
                </w:rPrChange>
              </w:rPr>
              <w:t>Last</w:t>
            </w:r>
          </w:p>
        </w:tc>
        <w:tc>
          <w:tcPr>
            <w:tcW w:w="1170" w:type="dxa"/>
            <w:shd w:val="clear" w:color="auto" w:fill="D9D9D9" w:themeFill="background1" w:themeFillShade="D9"/>
            <w:vAlign w:val="center"/>
          </w:tcPr>
          <w:p w14:paraId="733A1F71" w14:textId="77777777" w:rsidR="00830584" w:rsidRPr="0080353C" w:rsidRDefault="00830584" w:rsidP="001B5865">
            <w:pPr>
              <w:spacing w:line="480" w:lineRule="auto"/>
              <w:rPr>
                <w:b/>
                <w:strike/>
                <w:sz w:val="20"/>
                <w:szCs w:val="20"/>
                <w:rPrChange w:id="146" w:author="Robert Marshburn" w:date="2018-02-07T13:40:00Z">
                  <w:rPr>
                    <w:b/>
                    <w:sz w:val="20"/>
                    <w:szCs w:val="20"/>
                  </w:rPr>
                </w:rPrChange>
              </w:rPr>
            </w:pPr>
            <w:r w:rsidRPr="0080353C">
              <w:rPr>
                <w:b/>
                <w:strike/>
                <w:sz w:val="20"/>
                <w:szCs w:val="20"/>
                <w:rPrChange w:id="147" w:author="Robert Marshburn" w:date="2018-02-07T13:40:00Z">
                  <w:rPr>
                    <w:b/>
                    <w:sz w:val="20"/>
                    <w:szCs w:val="20"/>
                  </w:rPr>
                </w:rPrChange>
              </w:rPr>
              <w:t>First</w:t>
            </w:r>
          </w:p>
        </w:tc>
        <w:tc>
          <w:tcPr>
            <w:tcW w:w="1530" w:type="dxa"/>
            <w:shd w:val="clear" w:color="auto" w:fill="D9D9D9" w:themeFill="background1" w:themeFillShade="D9"/>
            <w:vAlign w:val="center"/>
          </w:tcPr>
          <w:p w14:paraId="17D52020" w14:textId="77777777" w:rsidR="00830584" w:rsidRPr="0080353C" w:rsidRDefault="00830584" w:rsidP="001B5865">
            <w:pPr>
              <w:spacing w:line="480" w:lineRule="auto"/>
              <w:rPr>
                <w:b/>
                <w:strike/>
                <w:sz w:val="20"/>
                <w:szCs w:val="20"/>
                <w:rPrChange w:id="148" w:author="Robert Marshburn" w:date="2018-02-07T13:40:00Z">
                  <w:rPr>
                    <w:b/>
                    <w:sz w:val="20"/>
                    <w:szCs w:val="20"/>
                  </w:rPr>
                </w:rPrChange>
              </w:rPr>
            </w:pPr>
            <w:r w:rsidRPr="0080353C">
              <w:rPr>
                <w:b/>
                <w:strike/>
                <w:sz w:val="20"/>
                <w:szCs w:val="20"/>
                <w:rPrChange w:id="149" w:author="Robert Marshburn" w:date="2018-02-07T13:40:00Z">
                  <w:rPr>
                    <w:b/>
                    <w:sz w:val="20"/>
                    <w:szCs w:val="20"/>
                  </w:rPr>
                </w:rPrChange>
              </w:rPr>
              <w:t>Rank</w:t>
            </w:r>
          </w:p>
        </w:tc>
        <w:tc>
          <w:tcPr>
            <w:tcW w:w="1350" w:type="dxa"/>
            <w:shd w:val="clear" w:color="auto" w:fill="D9D9D9" w:themeFill="background1" w:themeFillShade="D9"/>
            <w:vAlign w:val="center"/>
          </w:tcPr>
          <w:p w14:paraId="663E18A8" w14:textId="77777777" w:rsidR="00830584" w:rsidRPr="0080353C" w:rsidRDefault="00830584" w:rsidP="001B5865">
            <w:pPr>
              <w:spacing w:line="480" w:lineRule="auto"/>
              <w:rPr>
                <w:b/>
                <w:strike/>
                <w:sz w:val="20"/>
                <w:szCs w:val="20"/>
                <w:rPrChange w:id="150" w:author="Robert Marshburn" w:date="2018-02-07T13:40:00Z">
                  <w:rPr>
                    <w:b/>
                    <w:sz w:val="20"/>
                    <w:szCs w:val="20"/>
                  </w:rPr>
                </w:rPrChange>
              </w:rPr>
            </w:pPr>
            <w:r w:rsidRPr="0080353C">
              <w:rPr>
                <w:b/>
                <w:strike/>
                <w:sz w:val="20"/>
                <w:szCs w:val="20"/>
                <w:rPrChange w:id="151" w:author="Robert Marshburn" w:date="2018-02-07T13:40:00Z">
                  <w:rPr>
                    <w:b/>
                    <w:sz w:val="20"/>
                    <w:szCs w:val="20"/>
                  </w:rPr>
                </w:rPrChange>
              </w:rPr>
              <w:t>Service</w:t>
            </w:r>
          </w:p>
        </w:tc>
        <w:tc>
          <w:tcPr>
            <w:tcW w:w="3623" w:type="dxa"/>
            <w:shd w:val="clear" w:color="auto" w:fill="D9D9D9" w:themeFill="background1" w:themeFillShade="D9"/>
            <w:vAlign w:val="center"/>
          </w:tcPr>
          <w:p w14:paraId="7744C53C" w14:textId="77777777" w:rsidR="00830584" w:rsidRPr="0080353C" w:rsidRDefault="00830584" w:rsidP="001B5865">
            <w:pPr>
              <w:spacing w:line="480" w:lineRule="auto"/>
              <w:rPr>
                <w:b/>
                <w:strike/>
                <w:sz w:val="20"/>
                <w:szCs w:val="20"/>
                <w:rPrChange w:id="152" w:author="Robert Marshburn" w:date="2018-02-07T13:40:00Z">
                  <w:rPr>
                    <w:b/>
                    <w:sz w:val="20"/>
                    <w:szCs w:val="20"/>
                  </w:rPr>
                </w:rPrChange>
              </w:rPr>
            </w:pPr>
            <w:r w:rsidRPr="0080353C">
              <w:rPr>
                <w:b/>
                <w:strike/>
                <w:sz w:val="20"/>
                <w:szCs w:val="20"/>
                <w:rPrChange w:id="153" w:author="Robert Marshburn" w:date="2018-02-07T13:40:00Z">
                  <w:rPr>
                    <w:b/>
                    <w:sz w:val="20"/>
                    <w:szCs w:val="20"/>
                  </w:rPr>
                </w:rPrChange>
              </w:rPr>
              <w:t>Email</w:t>
            </w:r>
          </w:p>
        </w:tc>
      </w:tr>
      <w:tr w:rsidR="00830584" w:rsidRPr="0080353C" w14:paraId="5FC703CA" w14:textId="77777777" w:rsidTr="00573E98">
        <w:trPr>
          <w:trHeight w:val="296"/>
        </w:trPr>
        <w:tc>
          <w:tcPr>
            <w:tcW w:w="638" w:type="dxa"/>
            <w:vAlign w:val="center"/>
          </w:tcPr>
          <w:p w14:paraId="1C7B35BF" w14:textId="77777777" w:rsidR="00830584" w:rsidRPr="0080353C" w:rsidRDefault="00830584" w:rsidP="001B5865">
            <w:pPr>
              <w:spacing w:line="480" w:lineRule="auto"/>
              <w:rPr>
                <w:strike/>
                <w:sz w:val="20"/>
                <w:szCs w:val="20"/>
                <w:rPrChange w:id="154" w:author="Robert Marshburn" w:date="2018-02-07T13:40:00Z">
                  <w:rPr>
                    <w:sz w:val="20"/>
                    <w:szCs w:val="20"/>
                  </w:rPr>
                </w:rPrChange>
              </w:rPr>
            </w:pPr>
            <w:r w:rsidRPr="0080353C">
              <w:rPr>
                <w:strike/>
                <w:sz w:val="20"/>
                <w:szCs w:val="20"/>
                <w:rPrChange w:id="155" w:author="Robert Marshburn" w:date="2018-02-07T13:40:00Z">
                  <w:rPr>
                    <w:sz w:val="20"/>
                    <w:szCs w:val="20"/>
                  </w:rPr>
                </w:rPrChange>
              </w:rPr>
              <w:t>P</w:t>
            </w:r>
          </w:p>
        </w:tc>
        <w:tc>
          <w:tcPr>
            <w:tcW w:w="1427" w:type="dxa"/>
            <w:vAlign w:val="center"/>
          </w:tcPr>
          <w:p w14:paraId="3DC9AF10" w14:textId="77777777" w:rsidR="00830584" w:rsidRPr="0080353C" w:rsidRDefault="00830584" w:rsidP="001B5865">
            <w:pPr>
              <w:spacing w:line="480" w:lineRule="auto"/>
              <w:rPr>
                <w:strike/>
                <w:sz w:val="20"/>
                <w:szCs w:val="20"/>
                <w:rPrChange w:id="156" w:author="Robert Marshburn" w:date="2018-02-07T13:40:00Z">
                  <w:rPr>
                    <w:sz w:val="20"/>
                    <w:szCs w:val="20"/>
                  </w:rPr>
                </w:rPrChange>
              </w:rPr>
            </w:pPr>
            <w:r w:rsidRPr="0080353C">
              <w:rPr>
                <w:strike/>
                <w:sz w:val="20"/>
                <w:szCs w:val="20"/>
                <w:rPrChange w:id="157" w:author="Robert Marshburn" w:date="2018-02-07T13:40:00Z">
                  <w:rPr>
                    <w:sz w:val="20"/>
                    <w:szCs w:val="20"/>
                  </w:rPr>
                </w:rPrChange>
              </w:rPr>
              <w:t>Power</w:t>
            </w:r>
          </w:p>
        </w:tc>
        <w:tc>
          <w:tcPr>
            <w:tcW w:w="1170" w:type="dxa"/>
            <w:vAlign w:val="center"/>
          </w:tcPr>
          <w:p w14:paraId="7D4DC802" w14:textId="77777777" w:rsidR="00830584" w:rsidRPr="0080353C" w:rsidRDefault="00830584" w:rsidP="001B5865">
            <w:pPr>
              <w:spacing w:line="480" w:lineRule="auto"/>
              <w:rPr>
                <w:strike/>
                <w:sz w:val="20"/>
                <w:szCs w:val="20"/>
                <w:rPrChange w:id="158" w:author="Robert Marshburn" w:date="2018-02-07T13:40:00Z">
                  <w:rPr>
                    <w:sz w:val="20"/>
                    <w:szCs w:val="20"/>
                  </w:rPr>
                </w:rPrChange>
              </w:rPr>
            </w:pPr>
            <w:r w:rsidRPr="0080353C">
              <w:rPr>
                <w:strike/>
                <w:sz w:val="20"/>
                <w:szCs w:val="20"/>
                <w:rPrChange w:id="159" w:author="Robert Marshburn" w:date="2018-02-07T13:40:00Z">
                  <w:rPr>
                    <w:sz w:val="20"/>
                    <w:szCs w:val="20"/>
                  </w:rPr>
                </w:rPrChange>
              </w:rPr>
              <w:t>Marcus</w:t>
            </w:r>
          </w:p>
        </w:tc>
        <w:tc>
          <w:tcPr>
            <w:tcW w:w="1530" w:type="dxa"/>
            <w:vAlign w:val="center"/>
          </w:tcPr>
          <w:p w14:paraId="2BFEF4B5" w14:textId="77777777" w:rsidR="00830584" w:rsidRPr="0080353C" w:rsidRDefault="00830584" w:rsidP="001B5865">
            <w:pPr>
              <w:spacing w:line="480" w:lineRule="auto"/>
              <w:rPr>
                <w:strike/>
                <w:sz w:val="20"/>
                <w:szCs w:val="20"/>
                <w:rPrChange w:id="160" w:author="Robert Marshburn" w:date="2018-02-07T13:40:00Z">
                  <w:rPr>
                    <w:sz w:val="20"/>
                    <w:szCs w:val="20"/>
                  </w:rPr>
                </w:rPrChange>
              </w:rPr>
            </w:pPr>
            <w:r w:rsidRPr="0080353C">
              <w:rPr>
                <w:strike/>
                <w:sz w:val="20"/>
                <w:szCs w:val="20"/>
                <w:rPrChange w:id="161" w:author="Robert Marshburn" w:date="2018-02-07T13:40:00Z">
                  <w:rPr>
                    <w:sz w:val="20"/>
                    <w:szCs w:val="20"/>
                  </w:rPr>
                </w:rPrChange>
              </w:rPr>
              <w:t>Civilian</w:t>
            </w:r>
          </w:p>
        </w:tc>
        <w:tc>
          <w:tcPr>
            <w:tcW w:w="1350" w:type="dxa"/>
            <w:vAlign w:val="center"/>
          </w:tcPr>
          <w:p w14:paraId="6EFE8085" w14:textId="77777777" w:rsidR="00830584" w:rsidRPr="0080353C" w:rsidRDefault="00830584" w:rsidP="001B5865">
            <w:pPr>
              <w:spacing w:line="480" w:lineRule="auto"/>
              <w:rPr>
                <w:strike/>
                <w:sz w:val="20"/>
                <w:szCs w:val="20"/>
                <w:rPrChange w:id="162" w:author="Robert Marshburn" w:date="2018-02-07T13:40:00Z">
                  <w:rPr>
                    <w:sz w:val="20"/>
                    <w:szCs w:val="20"/>
                  </w:rPr>
                </w:rPrChange>
              </w:rPr>
            </w:pPr>
            <w:r w:rsidRPr="0080353C">
              <w:rPr>
                <w:strike/>
                <w:sz w:val="20"/>
                <w:szCs w:val="20"/>
                <w:rPrChange w:id="163" w:author="Robert Marshburn" w:date="2018-02-07T13:40:00Z">
                  <w:rPr>
                    <w:sz w:val="20"/>
                    <w:szCs w:val="20"/>
                  </w:rPr>
                </w:rPrChange>
              </w:rPr>
              <w:t>USAF</w:t>
            </w:r>
          </w:p>
        </w:tc>
        <w:tc>
          <w:tcPr>
            <w:tcW w:w="3623" w:type="dxa"/>
            <w:vAlign w:val="center"/>
          </w:tcPr>
          <w:p w14:paraId="34955412" w14:textId="77777777" w:rsidR="00830584" w:rsidRPr="0080353C" w:rsidRDefault="00830584" w:rsidP="001B5865">
            <w:pPr>
              <w:spacing w:line="480" w:lineRule="auto"/>
              <w:rPr>
                <w:strike/>
                <w:sz w:val="20"/>
                <w:szCs w:val="20"/>
                <w:rPrChange w:id="164" w:author="Robert Marshburn" w:date="2018-02-07T13:40:00Z">
                  <w:rPr>
                    <w:sz w:val="20"/>
                    <w:szCs w:val="20"/>
                  </w:rPr>
                </w:rPrChange>
              </w:rPr>
            </w:pPr>
            <w:r w:rsidRPr="0080353C">
              <w:rPr>
                <w:strike/>
                <w:sz w:val="20"/>
                <w:szCs w:val="20"/>
                <w:rPrChange w:id="165" w:author="Robert Marshburn" w:date="2018-02-07T13:40:00Z">
                  <w:rPr>
                    <w:sz w:val="20"/>
                    <w:szCs w:val="20"/>
                  </w:rPr>
                </w:rPrChange>
              </w:rPr>
              <w:t>marcus.power@us.af.mil</w:t>
            </w:r>
          </w:p>
        </w:tc>
      </w:tr>
      <w:tr w:rsidR="00830584" w:rsidRPr="0080353C" w14:paraId="2129D0A7" w14:textId="77777777" w:rsidTr="00573E98">
        <w:trPr>
          <w:trHeight w:val="144"/>
        </w:trPr>
        <w:tc>
          <w:tcPr>
            <w:tcW w:w="638" w:type="dxa"/>
            <w:vAlign w:val="center"/>
          </w:tcPr>
          <w:p w14:paraId="70E940A2" w14:textId="77777777" w:rsidR="00830584" w:rsidRPr="0080353C" w:rsidRDefault="00830584" w:rsidP="001B5865">
            <w:pPr>
              <w:spacing w:line="480" w:lineRule="auto"/>
              <w:rPr>
                <w:strike/>
                <w:sz w:val="20"/>
                <w:szCs w:val="20"/>
                <w:rPrChange w:id="166" w:author="Robert Marshburn" w:date="2018-02-07T13:40:00Z">
                  <w:rPr>
                    <w:sz w:val="20"/>
                    <w:szCs w:val="20"/>
                  </w:rPr>
                </w:rPrChange>
              </w:rPr>
            </w:pPr>
          </w:p>
        </w:tc>
        <w:tc>
          <w:tcPr>
            <w:tcW w:w="1427" w:type="dxa"/>
            <w:vAlign w:val="center"/>
          </w:tcPr>
          <w:p w14:paraId="3F618867" w14:textId="77777777" w:rsidR="00830584" w:rsidRPr="0080353C" w:rsidRDefault="00830584" w:rsidP="001B5865">
            <w:pPr>
              <w:spacing w:line="480" w:lineRule="auto"/>
              <w:rPr>
                <w:strike/>
                <w:sz w:val="20"/>
                <w:szCs w:val="20"/>
                <w:rPrChange w:id="167" w:author="Robert Marshburn" w:date="2018-02-07T13:40:00Z">
                  <w:rPr>
                    <w:sz w:val="20"/>
                    <w:szCs w:val="20"/>
                  </w:rPr>
                </w:rPrChange>
              </w:rPr>
            </w:pPr>
            <w:r w:rsidRPr="0080353C">
              <w:rPr>
                <w:strike/>
                <w:sz w:val="20"/>
                <w:szCs w:val="20"/>
                <w:rPrChange w:id="168" w:author="Robert Marshburn" w:date="2018-02-07T13:40:00Z">
                  <w:rPr>
                    <w:sz w:val="20"/>
                    <w:szCs w:val="20"/>
                  </w:rPr>
                </w:rPrChange>
              </w:rPr>
              <w:t>Chipman</w:t>
            </w:r>
          </w:p>
        </w:tc>
        <w:tc>
          <w:tcPr>
            <w:tcW w:w="1170" w:type="dxa"/>
            <w:vAlign w:val="center"/>
          </w:tcPr>
          <w:p w14:paraId="1BBAB382" w14:textId="77777777" w:rsidR="00830584" w:rsidRPr="0080353C" w:rsidRDefault="00830584" w:rsidP="001B5865">
            <w:pPr>
              <w:spacing w:line="480" w:lineRule="auto"/>
              <w:rPr>
                <w:strike/>
                <w:sz w:val="20"/>
                <w:szCs w:val="20"/>
                <w:rPrChange w:id="169" w:author="Robert Marshburn" w:date="2018-02-07T13:40:00Z">
                  <w:rPr>
                    <w:sz w:val="20"/>
                    <w:szCs w:val="20"/>
                  </w:rPr>
                </w:rPrChange>
              </w:rPr>
            </w:pPr>
            <w:r w:rsidRPr="0080353C">
              <w:rPr>
                <w:strike/>
                <w:sz w:val="20"/>
                <w:szCs w:val="20"/>
                <w:rPrChange w:id="170" w:author="Robert Marshburn" w:date="2018-02-07T13:40:00Z">
                  <w:rPr>
                    <w:sz w:val="20"/>
                    <w:szCs w:val="20"/>
                  </w:rPr>
                </w:rPrChange>
              </w:rPr>
              <w:t>Chuck</w:t>
            </w:r>
          </w:p>
        </w:tc>
        <w:tc>
          <w:tcPr>
            <w:tcW w:w="1530" w:type="dxa"/>
            <w:vAlign w:val="center"/>
          </w:tcPr>
          <w:p w14:paraId="64853EC4" w14:textId="77777777" w:rsidR="00830584" w:rsidRPr="0080353C" w:rsidRDefault="00830584" w:rsidP="001B5865">
            <w:pPr>
              <w:spacing w:line="480" w:lineRule="auto"/>
              <w:rPr>
                <w:strike/>
                <w:sz w:val="20"/>
                <w:szCs w:val="20"/>
                <w:rPrChange w:id="171" w:author="Robert Marshburn" w:date="2018-02-07T13:40:00Z">
                  <w:rPr>
                    <w:sz w:val="20"/>
                    <w:szCs w:val="20"/>
                  </w:rPr>
                </w:rPrChange>
              </w:rPr>
            </w:pPr>
            <w:r w:rsidRPr="0080353C">
              <w:rPr>
                <w:strike/>
                <w:sz w:val="20"/>
                <w:szCs w:val="20"/>
                <w:rPrChange w:id="172" w:author="Robert Marshburn" w:date="2018-02-07T13:40:00Z">
                  <w:rPr>
                    <w:sz w:val="20"/>
                    <w:szCs w:val="20"/>
                  </w:rPr>
                </w:rPrChange>
              </w:rPr>
              <w:t>Contractor</w:t>
            </w:r>
          </w:p>
        </w:tc>
        <w:tc>
          <w:tcPr>
            <w:tcW w:w="1350" w:type="dxa"/>
            <w:vAlign w:val="center"/>
          </w:tcPr>
          <w:p w14:paraId="66C5DC69" w14:textId="77777777" w:rsidR="00830584" w:rsidRPr="0080353C" w:rsidRDefault="00830584" w:rsidP="001B5865">
            <w:pPr>
              <w:spacing w:line="480" w:lineRule="auto"/>
              <w:rPr>
                <w:strike/>
                <w:sz w:val="20"/>
                <w:szCs w:val="20"/>
                <w:rPrChange w:id="173" w:author="Robert Marshburn" w:date="2018-02-07T13:40:00Z">
                  <w:rPr>
                    <w:sz w:val="20"/>
                    <w:szCs w:val="20"/>
                  </w:rPr>
                </w:rPrChange>
              </w:rPr>
            </w:pPr>
            <w:r w:rsidRPr="0080353C">
              <w:rPr>
                <w:strike/>
                <w:sz w:val="20"/>
                <w:szCs w:val="20"/>
                <w:rPrChange w:id="174" w:author="Robert Marshburn" w:date="2018-02-07T13:40:00Z">
                  <w:rPr>
                    <w:sz w:val="20"/>
                    <w:szCs w:val="20"/>
                  </w:rPr>
                </w:rPrChange>
              </w:rPr>
              <w:t>USAF</w:t>
            </w:r>
          </w:p>
        </w:tc>
        <w:tc>
          <w:tcPr>
            <w:tcW w:w="3623" w:type="dxa"/>
            <w:vAlign w:val="center"/>
          </w:tcPr>
          <w:p w14:paraId="4FA5A7F9" w14:textId="77777777" w:rsidR="00830584" w:rsidRPr="0080353C" w:rsidRDefault="00830584" w:rsidP="001B5865">
            <w:pPr>
              <w:spacing w:line="480" w:lineRule="auto"/>
              <w:rPr>
                <w:strike/>
                <w:sz w:val="20"/>
                <w:szCs w:val="20"/>
                <w:rPrChange w:id="175" w:author="Robert Marshburn" w:date="2018-02-07T13:40:00Z">
                  <w:rPr>
                    <w:sz w:val="20"/>
                    <w:szCs w:val="20"/>
                  </w:rPr>
                </w:rPrChange>
              </w:rPr>
            </w:pPr>
            <w:r w:rsidRPr="0080353C">
              <w:rPr>
                <w:strike/>
                <w:sz w:val="20"/>
                <w:szCs w:val="20"/>
                <w:rPrChange w:id="176" w:author="Robert Marshburn" w:date="2018-02-07T13:40:00Z">
                  <w:rPr>
                    <w:sz w:val="20"/>
                    <w:szCs w:val="20"/>
                  </w:rPr>
                </w:rPrChange>
              </w:rPr>
              <w:t>charles.chipman.ctr@us.af.mil</w:t>
            </w:r>
          </w:p>
        </w:tc>
      </w:tr>
      <w:tr w:rsidR="00830584" w:rsidRPr="0080353C" w14:paraId="1F653F69" w14:textId="77777777" w:rsidTr="00573E98">
        <w:trPr>
          <w:trHeight w:val="144"/>
        </w:trPr>
        <w:tc>
          <w:tcPr>
            <w:tcW w:w="638" w:type="dxa"/>
            <w:vAlign w:val="center"/>
          </w:tcPr>
          <w:p w14:paraId="5C365E4C" w14:textId="77777777" w:rsidR="00830584" w:rsidRPr="0080353C" w:rsidRDefault="00830584" w:rsidP="001B5865">
            <w:pPr>
              <w:spacing w:line="480" w:lineRule="auto"/>
              <w:rPr>
                <w:strike/>
                <w:sz w:val="20"/>
                <w:szCs w:val="20"/>
                <w:rPrChange w:id="177" w:author="Robert Marshburn" w:date="2018-02-07T13:40:00Z">
                  <w:rPr>
                    <w:sz w:val="20"/>
                    <w:szCs w:val="20"/>
                  </w:rPr>
                </w:rPrChange>
              </w:rPr>
            </w:pPr>
            <w:r w:rsidRPr="0080353C">
              <w:rPr>
                <w:strike/>
                <w:sz w:val="20"/>
                <w:szCs w:val="20"/>
                <w:rPrChange w:id="178" w:author="Robert Marshburn" w:date="2018-02-07T13:40:00Z">
                  <w:rPr>
                    <w:sz w:val="20"/>
                    <w:szCs w:val="20"/>
                  </w:rPr>
                </w:rPrChange>
              </w:rPr>
              <w:t>P</w:t>
            </w:r>
          </w:p>
        </w:tc>
        <w:tc>
          <w:tcPr>
            <w:tcW w:w="1427" w:type="dxa"/>
            <w:vAlign w:val="center"/>
          </w:tcPr>
          <w:p w14:paraId="2CCC7C53" w14:textId="6953CFCA" w:rsidR="00830584" w:rsidRPr="0080353C" w:rsidRDefault="00FD3AC2" w:rsidP="00FD3AC2">
            <w:pPr>
              <w:spacing w:line="480" w:lineRule="auto"/>
              <w:rPr>
                <w:strike/>
                <w:sz w:val="20"/>
                <w:szCs w:val="20"/>
                <w:rPrChange w:id="179" w:author="Robert Marshburn" w:date="2018-02-07T13:40:00Z">
                  <w:rPr>
                    <w:sz w:val="20"/>
                    <w:szCs w:val="20"/>
                  </w:rPr>
                </w:rPrChange>
              </w:rPr>
            </w:pPr>
            <w:r w:rsidRPr="0080353C">
              <w:rPr>
                <w:strike/>
                <w:sz w:val="20"/>
                <w:szCs w:val="20"/>
                <w:rPrChange w:id="180" w:author="Robert Marshburn" w:date="2018-02-07T13:40:00Z">
                  <w:rPr>
                    <w:sz w:val="20"/>
                    <w:szCs w:val="20"/>
                  </w:rPr>
                </w:rPrChange>
              </w:rPr>
              <w:t>Marshburn</w:t>
            </w:r>
          </w:p>
        </w:tc>
        <w:tc>
          <w:tcPr>
            <w:tcW w:w="1170" w:type="dxa"/>
            <w:vAlign w:val="center"/>
          </w:tcPr>
          <w:p w14:paraId="3BCA5983" w14:textId="623AC090" w:rsidR="00830584" w:rsidRPr="0080353C" w:rsidRDefault="00FD3AC2" w:rsidP="001B5865">
            <w:pPr>
              <w:spacing w:line="480" w:lineRule="auto"/>
              <w:rPr>
                <w:strike/>
                <w:sz w:val="20"/>
                <w:szCs w:val="20"/>
                <w:rPrChange w:id="181" w:author="Robert Marshburn" w:date="2018-02-07T13:40:00Z">
                  <w:rPr>
                    <w:sz w:val="20"/>
                    <w:szCs w:val="20"/>
                  </w:rPr>
                </w:rPrChange>
              </w:rPr>
            </w:pPr>
            <w:r w:rsidRPr="0080353C">
              <w:rPr>
                <w:strike/>
                <w:sz w:val="20"/>
                <w:szCs w:val="20"/>
                <w:rPrChange w:id="182" w:author="Robert Marshburn" w:date="2018-02-07T13:40:00Z">
                  <w:rPr>
                    <w:sz w:val="20"/>
                    <w:szCs w:val="20"/>
                  </w:rPr>
                </w:rPrChange>
              </w:rPr>
              <w:t>Robert</w:t>
            </w:r>
          </w:p>
        </w:tc>
        <w:tc>
          <w:tcPr>
            <w:tcW w:w="1530" w:type="dxa"/>
            <w:vAlign w:val="center"/>
          </w:tcPr>
          <w:p w14:paraId="5CD8DCDE" w14:textId="77777777" w:rsidR="00830584" w:rsidRPr="0080353C" w:rsidRDefault="00830584" w:rsidP="001B5865">
            <w:pPr>
              <w:spacing w:line="480" w:lineRule="auto"/>
              <w:rPr>
                <w:strike/>
                <w:sz w:val="20"/>
                <w:szCs w:val="20"/>
                <w:rPrChange w:id="183" w:author="Robert Marshburn" w:date="2018-02-07T13:40:00Z">
                  <w:rPr>
                    <w:sz w:val="20"/>
                    <w:szCs w:val="20"/>
                  </w:rPr>
                </w:rPrChange>
              </w:rPr>
            </w:pPr>
            <w:r w:rsidRPr="0080353C">
              <w:rPr>
                <w:strike/>
                <w:sz w:val="20"/>
                <w:szCs w:val="20"/>
                <w:rPrChange w:id="184" w:author="Robert Marshburn" w:date="2018-02-07T13:40:00Z">
                  <w:rPr>
                    <w:sz w:val="20"/>
                    <w:szCs w:val="20"/>
                  </w:rPr>
                </w:rPrChange>
              </w:rPr>
              <w:t>Contractor</w:t>
            </w:r>
          </w:p>
        </w:tc>
        <w:tc>
          <w:tcPr>
            <w:tcW w:w="1350" w:type="dxa"/>
            <w:vAlign w:val="center"/>
          </w:tcPr>
          <w:p w14:paraId="069E082B" w14:textId="77777777" w:rsidR="00830584" w:rsidRPr="0080353C" w:rsidRDefault="00830584" w:rsidP="001B5865">
            <w:pPr>
              <w:spacing w:line="480" w:lineRule="auto"/>
              <w:rPr>
                <w:strike/>
                <w:sz w:val="20"/>
                <w:szCs w:val="20"/>
                <w:rPrChange w:id="185" w:author="Robert Marshburn" w:date="2018-02-07T13:40:00Z">
                  <w:rPr>
                    <w:sz w:val="20"/>
                    <w:szCs w:val="20"/>
                  </w:rPr>
                </w:rPrChange>
              </w:rPr>
            </w:pPr>
            <w:r w:rsidRPr="0080353C">
              <w:rPr>
                <w:strike/>
                <w:sz w:val="20"/>
                <w:szCs w:val="20"/>
                <w:rPrChange w:id="186" w:author="Robert Marshburn" w:date="2018-02-07T13:40:00Z">
                  <w:rPr>
                    <w:sz w:val="20"/>
                    <w:szCs w:val="20"/>
                  </w:rPr>
                </w:rPrChange>
              </w:rPr>
              <w:t>USAF</w:t>
            </w:r>
          </w:p>
        </w:tc>
        <w:tc>
          <w:tcPr>
            <w:tcW w:w="3623" w:type="dxa"/>
            <w:vAlign w:val="center"/>
          </w:tcPr>
          <w:p w14:paraId="77AC1317" w14:textId="77777777" w:rsidR="00830584" w:rsidRPr="0080353C" w:rsidRDefault="00830584" w:rsidP="001B5865">
            <w:pPr>
              <w:spacing w:line="480" w:lineRule="auto"/>
              <w:rPr>
                <w:strike/>
                <w:sz w:val="20"/>
                <w:szCs w:val="20"/>
                <w:rPrChange w:id="187" w:author="Robert Marshburn" w:date="2018-02-07T13:40:00Z">
                  <w:rPr>
                    <w:sz w:val="20"/>
                    <w:szCs w:val="20"/>
                  </w:rPr>
                </w:rPrChange>
              </w:rPr>
            </w:pPr>
            <w:r w:rsidRPr="0080353C">
              <w:rPr>
                <w:strike/>
                <w:sz w:val="20"/>
                <w:szCs w:val="20"/>
                <w:rPrChange w:id="188" w:author="Robert Marshburn" w:date="2018-02-07T13:40:00Z">
                  <w:rPr>
                    <w:sz w:val="20"/>
                    <w:szCs w:val="20"/>
                  </w:rPr>
                </w:rPrChange>
              </w:rPr>
              <w:t>robert.marshburn.ctr@us.af.mil</w:t>
            </w:r>
          </w:p>
        </w:tc>
      </w:tr>
      <w:tr w:rsidR="00830584" w:rsidRPr="0080353C" w14:paraId="042E6949" w14:textId="77777777" w:rsidTr="00573E98">
        <w:trPr>
          <w:trHeight w:val="144"/>
        </w:trPr>
        <w:tc>
          <w:tcPr>
            <w:tcW w:w="638" w:type="dxa"/>
            <w:vAlign w:val="center"/>
          </w:tcPr>
          <w:p w14:paraId="0A3E61E9" w14:textId="77777777" w:rsidR="00830584" w:rsidRPr="0080353C" w:rsidRDefault="00830584" w:rsidP="001B5865">
            <w:pPr>
              <w:spacing w:line="480" w:lineRule="auto"/>
              <w:rPr>
                <w:strike/>
                <w:sz w:val="20"/>
                <w:szCs w:val="20"/>
                <w:rPrChange w:id="189" w:author="Robert Marshburn" w:date="2018-02-07T13:40:00Z">
                  <w:rPr>
                    <w:sz w:val="20"/>
                    <w:szCs w:val="20"/>
                  </w:rPr>
                </w:rPrChange>
              </w:rPr>
            </w:pPr>
            <w:r w:rsidRPr="0080353C">
              <w:rPr>
                <w:strike/>
                <w:sz w:val="20"/>
                <w:szCs w:val="20"/>
                <w:rPrChange w:id="190" w:author="Robert Marshburn" w:date="2018-02-07T13:40:00Z">
                  <w:rPr>
                    <w:sz w:val="20"/>
                    <w:szCs w:val="20"/>
                  </w:rPr>
                </w:rPrChange>
              </w:rPr>
              <w:t>P</w:t>
            </w:r>
          </w:p>
        </w:tc>
        <w:tc>
          <w:tcPr>
            <w:tcW w:w="1427" w:type="dxa"/>
            <w:vAlign w:val="center"/>
          </w:tcPr>
          <w:p w14:paraId="163ED50E" w14:textId="77777777" w:rsidR="00830584" w:rsidRPr="0080353C" w:rsidRDefault="00830584" w:rsidP="001B5865">
            <w:pPr>
              <w:spacing w:line="480" w:lineRule="auto"/>
              <w:rPr>
                <w:strike/>
                <w:sz w:val="20"/>
                <w:szCs w:val="20"/>
                <w:rPrChange w:id="191" w:author="Robert Marshburn" w:date="2018-02-07T13:40:00Z">
                  <w:rPr>
                    <w:sz w:val="20"/>
                    <w:szCs w:val="20"/>
                  </w:rPr>
                </w:rPrChange>
              </w:rPr>
            </w:pPr>
            <w:r w:rsidRPr="0080353C">
              <w:rPr>
                <w:strike/>
                <w:sz w:val="20"/>
                <w:szCs w:val="20"/>
                <w:rPrChange w:id="192" w:author="Robert Marshburn" w:date="2018-02-07T13:40:00Z">
                  <w:rPr>
                    <w:sz w:val="20"/>
                    <w:szCs w:val="20"/>
                  </w:rPr>
                </w:rPrChange>
              </w:rPr>
              <w:t>Francis</w:t>
            </w:r>
          </w:p>
        </w:tc>
        <w:tc>
          <w:tcPr>
            <w:tcW w:w="1170" w:type="dxa"/>
            <w:vAlign w:val="center"/>
          </w:tcPr>
          <w:p w14:paraId="0380306A" w14:textId="77777777" w:rsidR="00830584" w:rsidRPr="0080353C" w:rsidRDefault="00830584" w:rsidP="001B5865">
            <w:pPr>
              <w:spacing w:line="480" w:lineRule="auto"/>
              <w:rPr>
                <w:strike/>
                <w:sz w:val="20"/>
                <w:szCs w:val="20"/>
                <w:rPrChange w:id="193" w:author="Robert Marshburn" w:date="2018-02-07T13:40:00Z">
                  <w:rPr>
                    <w:sz w:val="20"/>
                    <w:szCs w:val="20"/>
                  </w:rPr>
                </w:rPrChange>
              </w:rPr>
            </w:pPr>
            <w:r w:rsidRPr="0080353C">
              <w:rPr>
                <w:strike/>
                <w:sz w:val="20"/>
                <w:szCs w:val="20"/>
                <w:rPrChange w:id="194" w:author="Robert Marshburn" w:date="2018-02-07T13:40:00Z">
                  <w:rPr>
                    <w:sz w:val="20"/>
                    <w:szCs w:val="20"/>
                  </w:rPr>
                </w:rPrChange>
              </w:rPr>
              <w:t>David</w:t>
            </w:r>
          </w:p>
        </w:tc>
        <w:tc>
          <w:tcPr>
            <w:tcW w:w="1530" w:type="dxa"/>
            <w:vAlign w:val="center"/>
          </w:tcPr>
          <w:p w14:paraId="67CDFA11" w14:textId="77777777" w:rsidR="00830584" w:rsidRPr="0080353C" w:rsidRDefault="00830584" w:rsidP="001B5865">
            <w:pPr>
              <w:spacing w:line="480" w:lineRule="auto"/>
              <w:rPr>
                <w:strike/>
                <w:sz w:val="20"/>
                <w:szCs w:val="20"/>
                <w:rPrChange w:id="195" w:author="Robert Marshburn" w:date="2018-02-07T13:40:00Z">
                  <w:rPr>
                    <w:sz w:val="20"/>
                    <w:szCs w:val="20"/>
                  </w:rPr>
                </w:rPrChange>
              </w:rPr>
            </w:pPr>
            <w:r w:rsidRPr="0080353C">
              <w:rPr>
                <w:strike/>
                <w:sz w:val="20"/>
                <w:szCs w:val="20"/>
                <w:rPrChange w:id="196" w:author="Robert Marshburn" w:date="2018-02-07T13:40:00Z">
                  <w:rPr>
                    <w:sz w:val="20"/>
                    <w:szCs w:val="20"/>
                  </w:rPr>
                </w:rPrChange>
              </w:rPr>
              <w:t>Civilian</w:t>
            </w:r>
          </w:p>
        </w:tc>
        <w:tc>
          <w:tcPr>
            <w:tcW w:w="1350" w:type="dxa"/>
            <w:vAlign w:val="center"/>
          </w:tcPr>
          <w:p w14:paraId="63FF5AC8" w14:textId="77777777" w:rsidR="00830584" w:rsidRPr="0080353C" w:rsidRDefault="00830584" w:rsidP="001B5865">
            <w:pPr>
              <w:spacing w:line="480" w:lineRule="auto"/>
              <w:rPr>
                <w:strike/>
                <w:sz w:val="20"/>
                <w:szCs w:val="20"/>
                <w:rPrChange w:id="197" w:author="Robert Marshburn" w:date="2018-02-07T13:40:00Z">
                  <w:rPr>
                    <w:sz w:val="20"/>
                    <w:szCs w:val="20"/>
                  </w:rPr>
                </w:rPrChange>
              </w:rPr>
            </w:pPr>
            <w:r w:rsidRPr="0080353C">
              <w:rPr>
                <w:strike/>
                <w:sz w:val="20"/>
                <w:szCs w:val="20"/>
                <w:rPrChange w:id="198" w:author="Robert Marshburn" w:date="2018-02-07T13:40:00Z">
                  <w:rPr>
                    <w:sz w:val="20"/>
                    <w:szCs w:val="20"/>
                  </w:rPr>
                </w:rPrChange>
              </w:rPr>
              <w:t>USMC</w:t>
            </w:r>
          </w:p>
        </w:tc>
        <w:tc>
          <w:tcPr>
            <w:tcW w:w="3623" w:type="dxa"/>
            <w:vAlign w:val="center"/>
          </w:tcPr>
          <w:p w14:paraId="564A871E" w14:textId="77777777" w:rsidR="00830584" w:rsidRPr="0080353C" w:rsidRDefault="00830584" w:rsidP="001B5865">
            <w:pPr>
              <w:spacing w:line="480" w:lineRule="auto"/>
              <w:rPr>
                <w:strike/>
                <w:sz w:val="20"/>
                <w:szCs w:val="20"/>
                <w:rPrChange w:id="199" w:author="Robert Marshburn" w:date="2018-02-07T13:40:00Z">
                  <w:rPr>
                    <w:sz w:val="20"/>
                    <w:szCs w:val="20"/>
                  </w:rPr>
                </w:rPrChange>
              </w:rPr>
            </w:pPr>
            <w:r w:rsidRPr="0080353C">
              <w:rPr>
                <w:strike/>
                <w:sz w:val="20"/>
                <w:szCs w:val="20"/>
                <w:rPrChange w:id="200" w:author="Robert Marshburn" w:date="2018-02-07T13:40:00Z">
                  <w:rPr>
                    <w:sz w:val="20"/>
                    <w:szCs w:val="20"/>
                  </w:rPr>
                </w:rPrChange>
              </w:rPr>
              <w:t>david.l.francis@usmc.mil</w:t>
            </w:r>
          </w:p>
        </w:tc>
      </w:tr>
      <w:tr w:rsidR="00830584" w:rsidRPr="0080353C" w14:paraId="588DAB38" w14:textId="77777777" w:rsidTr="00573E98">
        <w:trPr>
          <w:trHeight w:val="144"/>
        </w:trPr>
        <w:tc>
          <w:tcPr>
            <w:tcW w:w="638" w:type="dxa"/>
            <w:vAlign w:val="center"/>
          </w:tcPr>
          <w:p w14:paraId="0389D1C4" w14:textId="77777777" w:rsidR="00830584" w:rsidRPr="0080353C" w:rsidRDefault="00830584" w:rsidP="001B5865">
            <w:pPr>
              <w:spacing w:line="480" w:lineRule="auto"/>
              <w:rPr>
                <w:strike/>
                <w:sz w:val="20"/>
                <w:szCs w:val="20"/>
                <w:rPrChange w:id="201" w:author="Robert Marshburn" w:date="2018-02-07T13:40:00Z">
                  <w:rPr>
                    <w:sz w:val="20"/>
                    <w:szCs w:val="20"/>
                  </w:rPr>
                </w:rPrChange>
              </w:rPr>
            </w:pPr>
            <w:r w:rsidRPr="0080353C">
              <w:rPr>
                <w:strike/>
                <w:sz w:val="20"/>
                <w:szCs w:val="20"/>
                <w:rPrChange w:id="202" w:author="Robert Marshburn" w:date="2018-02-07T13:40:00Z">
                  <w:rPr>
                    <w:sz w:val="20"/>
                    <w:szCs w:val="20"/>
                  </w:rPr>
                </w:rPrChange>
              </w:rPr>
              <w:t>P</w:t>
            </w:r>
          </w:p>
        </w:tc>
        <w:tc>
          <w:tcPr>
            <w:tcW w:w="1427" w:type="dxa"/>
            <w:vAlign w:val="center"/>
          </w:tcPr>
          <w:p w14:paraId="5941012D" w14:textId="77777777" w:rsidR="00830584" w:rsidRPr="0080353C" w:rsidRDefault="00830584" w:rsidP="001B5865">
            <w:pPr>
              <w:spacing w:line="480" w:lineRule="auto"/>
              <w:rPr>
                <w:strike/>
                <w:sz w:val="20"/>
                <w:szCs w:val="20"/>
                <w:rPrChange w:id="203" w:author="Robert Marshburn" w:date="2018-02-07T13:40:00Z">
                  <w:rPr>
                    <w:sz w:val="20"/>
                    <w:szCs w:val="20"/>
                  </w:rPr>
                </w:rPrChange>
              </w:rPr>
            </w:pPr>
            <w:r w:rsidRPr="0080353C">
              <w:rPr>
                <w:strike/>
                <w:sz w:val="20"/>
                <w:szCs w:val="20"/>
                <w:rPrChange w:id="204" w:author="Robert Marshburn" w:date="2018-02-07T13:40:00Z">
                  <w:rPr>
                    <w:sz w:val="20"/>
                    <w:szCs w:val="20"/>
                  </w:rPr>
                </w:rPrChange>
              </w:rPr>
              <w:t>Zwick</w:t>
            </w:r>
          </w:p>
        </w:tc>
        <w:tc>
          <w:tcPr>
            <w:tcW w:w="1170" w:type="dxa"/>
            <w:vAlign w:val="center"/>
          </w:tcPr>
          <w:p w14:paraId="2DD7054C" w14:textId="77777777" w:rsidR="00830584" w:rsidRPr="0080353C" w:rsidRDefault="00830584" w:rsidP="001B5865">
            <w:pPr>
              <w:spacing w:line="480" w:lineRule="auto"/>
              <w:rPr>
                <w:strike/>
                <w:sz w:val="20"/>
                <w:szCs w:val="20"/>
                <w:rPrChange w:id="205" w:author="Robert Marshburn" w:date="2018-02-07T13:40:00Z">
                  <w:rPr>
                    <w:sz w:val="20"/>
                    <w:szCs w:val="20"/>
                  </w:rPr>
                </w:rPrChange>
              </w:rPr>
            </w:pPr>
            <w:r w:rsidRPr="0080353C">
              <w:rPr>
                <w:strike/>
                <w:sz w:val="20"/>
                <w:szCs w:val="20"/>
                <w:rPrChange w:id="206" w:author="Robert Marshburn" w:date="2018-02-07T13:40:00Z">
                  <w:rPr>
                    <w:sz w:val="20"/>
                    <w:szCs w:val="20"/>
                  </w:rPr>
                </w:rPrChange>
              </w:rPr>
              <w:t>Mick</w:t>
            </w:r>
          </w:p>
        </w:tc>
        <w:tc>
          <w:tcPr>
            <w:tcW w:w="1530" w:type="dxa"/>
            <w:vAlign w:val="center"/>
          </w:tcPr>
          <w:p w14:paraId="2CF3084E" w14:textId="77777777" w:rsidR="00830584" w:rsidRPr="0080353C" w:rsidRDefault="00830584" w:rsidP="001B5865">
            <w:pPr>
              <w:spacing w:line="480" w:lineRule="auto"/>
              <w:rPr>
                <w:strike/>
                <w:sz w:val="20"/>
                <w:szCs w:val="20"/>
                <w:rPrChange w:id="207" w:author="Robert Marshburn" w:date="2018-02-07T13:40:00Z">
                  <w:rPr>
                    <w:sz w:val="20"/>
                    <w:szCs w:val="20"/>
                  </w:rPr>
                </w:rPrChange>
              </w:rPr>
            </w:pPr>
            <w:r w:rsidRPr="0080353C">
              <w:rPr>
                <w:strike/>
                <w:sz w:val="20"/>
                <w:szCs w:val="20"/>
                <w:rPrChange w:id="208" w:author="Robert Marshburn" w:date="2018-02-07T13:40:00Z">
                  <w:rPr>
                    <w:sz w:val="20"/>
                    <w:szCs w:val="20"/>
                  </w:rPr>
                </w:rPrChange>
              </w:rPr>
              <w:t>Civilian</w:t>
            </w:r>
          </w:p>
        </w:tc>
        <w:tc>
          <w:tcPr>
            <w:tcW w:w="1350" w:type="dxa"/>
            <w:vAlign w:val="center"/>
          </w:tcPr>
          <w:p w14:paraId="02926E0F" w14:textId="77777777" w:rsidR="00830584" w:rsidRPr="0080353C" w:rsidRDefault="00830584" w:rsidP="001B5865">
            <w:pPr>
              <w:spacing w:line="480" w:lineRule="auto"/>
              <w:rPr>
                <w:strike/>
                <w:sz w:val="20"/>
                <w:szCs w:val="20"/>
                <w:rPrChange w:id="209" w:author="Robert Marshburn" w:date="2018-02-07T13:40:00Z">
                  <w:rPr>
                    <w:sz w:val="20"/>
                    <w:szCs w:val="20"/>
                  </w:rPr>
                </w:rPrChange>
              </w:rPr>
            </w:pPr>
            <w:r w:rsidRPr="0080353C">
              <w:rPr>
                <w:strike/>
                <w:sz w:val="20"/>
                <w:szCs w:val="20"/>
                <w:rPrChange w:id="210" w:author="Robert Marshburn" w:date="2018-02-07T13:40:00Z">
                  <w:rPr>
                    <w:sz w:val="20"/>
                    <w:szCs w:val="20"/>
                  </w:rPr>
                </w:rPrChange>
              </w:rPr>
              <w:t>USN</w:t>
            </w:r>
          </w:p>
        </w:tc>
        <w:tc>
          <w:tcPr>
            <w:tcW w:w="3623" w:type="dxa"/>
            <w:vAlign w:val="center"/>
          </w:tcPr>
          <w:p w14:paraId="4694E122" w14:textId="77777777" w:rsidR="00830584" w:rsidRPr="0080353C" w:rsidRDefault="00830584" w:rsidP="001B5865">
            <w:pPr>
              <w:spacing w:line="480" w:lineRule="auto"/>
              <w:rPr>
                <w:strike/>
                <w:sz w:val="20"/>
                <w:szCs w:val="20"/>
                <w:rPrChange w:id="211" w:author="Robert Marshburn" w:date="2018-02-07T13:40:00Z">
                  <w:rPr>
                    <w:sz w:val="20"/>
                    <w:szCs w:val="20"/>
                  </w:rPr>
                </w:rPrChange>
              </w:rPr>
            </w:pPr>
            <w:r w:rsidRPr="0080353C">
              <w:rPr>
                <w:strike/>
                <w:sz w:val="20"/>
                <w:szCs w:val="20"/>
                <w:rPrChange w:id="212" w:author="Robert Marshburn" w:date="2018-02-07T13:40:00Z">
                  <w:rPr>
                    <w:sz w:val="20"/>
                    <w:szCs w:val="20"/>
                  </w:rPr>
                </w:rPrChange>
              </w:rPr>
              <w:t>mick.zwick@navy.mil</w:t>
            </w:r>
          </w:p>
        </w:tc>
      </w:tr>
      <w:tr w:rsidR="00830584" w:rsidRPr="0080353C" w14:paraId="5B35C637" w14:textId="77777777" w:rsidTr="00573E98">
        <w:trPr>
          <w:trHeight w:val="144"/>
        </w:trPr>
        <w:tc>
          <w:tcPr>
            <w:tcW w:w="638" w:type="dxa"/>
            <w:vAlign w:val="center"/>
          </w:tcPr>
          <w:p w14:paraId="4DEE7A54" w14:textId="77777777" w:rsidR="00830584" w:rsidRPr="0080353C" w:rsidRDefault="00830584" w:rsidP="001B5865">
            <w:pPr>
              <w:spacing w:line="480" w:lineRule="auto"/>
              <w:rPr>
                <w:strike/>
                <w:sz w:val="20"/>
                <w:szCs w:val="20"/>
                <w:rPrChange w:id="213" w:author="Robert Marshburn" w:date="2018-02-07T13:40:00Z">
                  <w:rPr>
                    <w:sz w:val="20"/>
                    <w:szCs w:val="20"/>
                  </w:rPr>
                </w:rPrChange>
              </w:rPr>
            </w:pPr>
            <w:r w:rsidRPr="0080353C">
              <w:rPr>
                <w:strike/>
                <w:sz w:val="20"/>
                <w:szCs w:val="20"/>
                <w:rPrChange w:id="214" w:author="Robert Marshburn" w:date="2018-02-07T13:40:00Z">
                  <w:rPr>
                    <w:sz w:val="20"/>
                    <w:szCs w:val="20"/>
                  </w:rPr>
                </w:rPrChange>
              </w:rPr>
              <w:t>*</w:t>
            </w:r>
          </w:p>
        </w:tc>
        <w:tc>
          <w:tcPr>
            <w:tcW w:w="1427" w:type="dxa"/>
            <w:vAlign w:val="center"/>
          </w:tcPr>
          <w:p w14:paraId="50D7D370" w14:textId="77777777" w:rsidR="00830584" w:rsidRPr="0080353C" w:rsidRDefault="00830584" w:rsidP="001B5865">
            <w:pPr>
              <w:spacing w:line="480" w:lineRule="auto"/>
              <w:rPr>
                <w:strike/>
                <w:sz w:val="20"/>
                <w:szCs w:val="20"/>
                <w:rPrChange w:id="215" w:author="Robert Marshburn" w:date="2018-02-07T13:40:00Z">
                  <w:rPr>
                    <w:sz w:val="20"/>
                    <w:szCs w:val="20"/>
                  </w:rPr>
                </w:rPrChange>
              </w:rPr>
            </w:pPr>
            <w:r w:rsidRPr="0080353C">
              <w:rPr>
                <w:strike/>
                <w:sz w:val="20"/>
                <w:szCs w:val="20"/>
                <w:rPrChange w:id="216" w:author="Robert Marshburn" w:date="2018-02-07T13:40:00Z">
                  <w:rPr>
                    <w:sz w:val="20"/>
                    <w:szCs w:val="20"/>
                  </w:rPr>
                </w:rPrChange>
              </w:rPr>
              <w:t>Flores-Beebe</w:t>
            </w:r>
          </w:p>
        </w:tc>
        <w:tc>
          <w:tcPr>
            <w:tcW w:w="1170" w:type="dxa"/>
            <w:vAlign w:val="center"/>
          </w:tcPr>
          <w:p w14:paraId="02D75140" w14:textId="77777777" w:rsidR="00830584" w:rsidRPr="0080353C" w:rsidRDefault="00830584" w:rsidP="001B5865">
            <w:pPr>
              <w:spacing w:line="480" w:lineRule="auto"/>
              <w:rPr>
                <w:strike/>
                <w:sz w:val="20"/>
                <w:szCs w:val="20"/>
                <w:rPrChange w:id="217" w:author="Robert Marshburn" w:date="2018-02-07T13:40:00Z">
                  <w:rPr>
                    <w:sz w:val="20"/>
                    <w:szCs w:val="20"/>
                  </w:rPr>
                </w:rPrChange>
              </w:rPr>
            </w:pPr>
            <w:r w:rsidRPr="0080353C">
              <w:rPr>
                <w:strike/>
                <w:sz w:val="20"/>
                <w:szCs w:val="20"/>
                <w:rPrChange w:id="218" w:author="Robert Marshburn" w:date="2018-02-07T13:40:00Z">
                  <w:rPr>
                    <w:sz w:val="20"/>
                    <w:szCs w:val="20"/>
                  </w:rPr>
                </w:rPrChange>
              </w:rPr>
              <w:t>Dina</w:t>
            </w:r>
          </w:p>
        </w:tc>
        <w:tc>
          <w:tcPr>
            <w:tcW w:w="1530" w:type="dxa"/>
            <w:vAlign w:val="center"/>
          </w:tcPr>
          <w:p w14:paraId="1954A466" w14:textId="77777777" w:rsidR="00830584" w:rsidRPr="0080353C" w:rsidRDefault="00830584" w:rsidP="001B5865">
            <w:pPr>
              <w:spacing w:line="480" w:lineRule="auto"/>
              <w:rPr>
                <w:strike/>
                <w:sz w:val="20"/>
                <w:szCs w:val="20"/>
                <w:rPrChange w:id="219" w:author="Robert Marshburn" w:date="2018-02-07T13:40:00Z">
                  <w:rPr>
                    <w:sz w:val="20"/>
                    <w:szCs w:val="20"/>
                  </w:rPr>
                </w:rPrChange>
              </w:rPr>
            </w:pPr>
            <w:r w:rsidRPr="0080353C">
              <w:rPr>
                <w:strike/>
                <w:sz w:val="20"/>
                <w:szCs w:val="20"/>
                <w:rPrChange w:id="220" w:author="Robert Marshburn" w:date="2018-02-07T13:40:00Z">
                  <w:rPr>
                    <w:sz w:val="20"/>
                    <w:szCs w:val="20"/>
                  </w:rPr>
                </w:rPrChange>
              </w:rPr>
              <w:t>Civilian</w:t>
            </w:r>
          </w:p>
        </w:tc>
        <w:tc>
          <w:tcPr>
            <w:tcW w:w="1350" w:type="dxa"/>
            <w:vAlign w:val="center"/>
          </w:tcPr>
          <w:p w14:paraId="5F338D9C" w14:textId="77777777" w:rsidR="00830584" w:rsidRPr="0080353C" w:rsidRDefault="00830584" w:rsidP="001B5865">
            <w:pPr>
              <w:spacing w:line="480" w:lineRule="auto"/>
              <w:rPr>
                <w:strike/>
                <w:sz w:val="20"/>
                <w:szCs w:val="20"/>
                <w:rPrChange w:id="221" w:author="Robert Marshburn" w:date="2018-02-07T13:40:00Z">
                  <w:rPr>
                    <w:sz w:val="20"/>
                    <w:szCs w:val="20"/>
                  </w:rPr>
                </w:rPrChange>
              </w:rPr>
            </w:pPr>
            <w:r w:rsidRPr="0080353C">
              <w:rPr>
                <w:strike/>
                <w:sz w:val="20"/>
                <w:szCs w:val="20"/>
                <w:rPrChange w:id="222" w:author="Robert Marshburn" w:date="2018-02-07T13:40:00Z">
                  <w:rPr>
                    <w:sz w:val="20"/>
                    <w:szCs w:val="20"/>
                  </w:rPr>
                </w:rPrChange>
              </w:rPr>
              <w:t>USN</w:t>
            </w:r>
          </w:p>
        </w:tc>
        <w:tc>
          <w:tcPr>
            <w:tcW w:w="3623" w:type="dxa"/>
            <w:vAlign w:val="center"/>
          </w:tcPr>
          <w:p w14:paraId="57CC7F20" w14:textId="77777777" w:rsidR="00830584" w:rsidRPr="0080353C" w:rsidRDefault="00830584" w:rsidP="001B5865">
            <w:pPr>
              <w:spacing w:line="480" w:lineRule="auto"/>
              <w:rPr>
                <w:strike/>
                <w:sz w:val="20"/>
                <w:szCs w:val="20"/>
                <w:rPrChange w:id="223" w:author="Robert Marshburn" w:date="2018-02-07T13:40:00Z">
                  <w:rPr>
                    <w:sz w:val="20"/>
                    <w:szCs w:val="20"/>
                  </w:rPr>
                </w:rPrChange>
              </w:rPr>
            </w:pPr>
            <w:r w:rsidRPr="0080353C">
              <w:rPr>
                <w:strike/>
                <w:sz w:val="20"/>
                <w:szCs w:val="20"/>
                <w:rPrChange w:id="224" w:author="Robert Marshburn" w:date="2018-02-07T13:40:00Z">
                  <w:rPr>
                    <w:sz w:val="20"/>
                    <w:szCs w:val="20"/>
                  </w:rPr>
                </w:rPrChange>
              </w:rPr>
              <w:t>dina.floresbeebe@navy.mil</w:t>
            </w:r>
          </w:p>
        </w:tc>
      </w:tr>
      <w:tr w:rsidR="00830584" w:rsidRPr="0080353C" w14:paraId="6CE01479" w14:textId="77777777" w:rsidTr="00573E98">
        <w:trPr>
          <w:trHeight w:val="144"/>
        </w:trPr>
        <w:tc>
          <w:tcPr>
            <w:tcW w:w="638" w:type="dxa"/>
            <w:vAlign w:val="center"/>
          </w:tcPr>
          <w:p w14:paraId="390212C8" w14:textId="77777777" w:rsidR="00830584" w:rsidRPr="0080353C" w:rsidRDefault="00830584" w:rsidP="001B5865">
            <w:pPr>
              <w:spacing w:line="480" w:lineRule="auto"/>
              <w:rPr>
                <w:strike/>
                <w:sz w:val="20"/>
                <w:szCs w:val="20"/>
                <w:rPrChange w:id="225" w:author="Robert Marshburn" w:date="2018-02-07T13:40:00Z">
                  <w:rPr>
                    <w:sz w:val="20"/>
                    <w:szCs w:val="20"/>
                  </w:rPr>
                </w:rPrChange>
              </w:rPr>
            </w:pPr>
            <w:r w:rsidRPr="0080353C">
              <w:rPr>
                <w:strike/>
                <w:sz w:val="20"/>
                <w:szCs w:val="20"/>
                <w:rPrChange w:id="226" w:author="Robert Marshburn" w:date="2018-02-07T13:40:00Z">
                  <w:rPr>
                    <w:sz w:val="20"/>
                    <w:szCs w:val="20"/>
                  </w:rPr>
                </w:rPrChange>
              </w:rPr>
              <w:t>P</w:t>
            </w:r>
          </w:p>
        </w:tc>
        <w:tc>
          <w:tcPr>
            <w:tcW w:w="1427" w:type="dxa"/>
            <w:vAlign w:val="center"/>
          </w:tcPr>
          <w:p w14:paraId="1F976497" w14:textId="77777777" w:rsidR="00830584" w:rsidRPr="0080353C" w:rsidRDefault="00830584" w:rsidP="001B5865">
            <w:pPr>
              <w:spacing w:line="480" w:lineRule="auto"/>
              <w:rPr>
                <w:strike/>
                <w:sz w:val="20"/>
                <w:szCs w:val="20"/>
                <w:rPrChange w:id="227" w:author="Robert Marshburn" w:date="2018-02-07T13:40:00Z">
                  <w:rPr>
                    <w:sz w:val="20"/>
                    <w:szCs w:val="20"/>
                  </w:rPr>
                </w:rPrChange>
              </w:rPr>
            </w:pPr>
            <w:r w:rsidRPr="0080353C">
              <w:rPr>
                <w:strike/>
                <w:sz w:val="20"/>
                <w:szCs w:val="20"/>
                <w:rPrChange w:id="228" w:author="Robert Marshburn" w:date="2018-02-07T13:40:00Z">
                  <w:rPr>
                    <w:sz w:val="20"/>
                    <w:szCs w:val="20"/>
                  </w:rPr>
                </w:rPrChange>
              </w:rPr>
              <w:t>Majkowski</w:t>
            </w:r>
          </w:p>
        </w:tc>
        <w:tc>
          <w:tcPr>
            <w:tcW w:w="1170" w:type="dxa"/>
            <w:vAlign w:val="center"/>
          </w:tcPr>
          <w:p w14:paraId="0DFAB7D8" w14:textId="77777777" w:rsidR="00830584" w:rsidRPr="0080353C" w:rsidRDefault="00830584" w:rsidP="001B5865">
            <w:pPr>
              <w:spacing w:line="480" w:lineRule="auto"/>
              <w:rPr>
                <w:strike/>
                <w:sz w:val="20"/>
                <w:szCs w:val="20"/>
                <w:rPrChange w:id="229" w:author="Robert Marshburn" w:date="2018-02-07T13:40:00Z">
                  <w:rPr>
                    <w:sz w:val="20"/>
                    <w:szCs w:val="20"/>
                  </w:rPr>
                </w:rPrChange>
              </w:rPr>
            </w:pPr>
            <w:r w:rsidRPr="0080353C">
              <w:rPr>
                <w:strike/>
                <w:sz w:val="20"/>
                <w:szCs w:val="20"/>
                <w:rPrChange w:id="230" w:author="Robert Marshburn" w:date="2018-02-07T13:40:00Z">
                  <w:rPr>
                    <w:sz w:val="20"/>
                    <w:szCs w:val="20"/>
                  </w:rPr>
                </w:rPrChange>
              </w:rPr>
              <w:t>Mark</w:t>
            </w:r>
          </w:p>
        </w:tc>
        <w:tc>
          <w:tcPr>
            <w:tcW w:w="1530" w:type="dxa"/>
            <w:vAlign w:val="center"/>
          </w:tcPr>
          <w:p w14:paraId="666B9BC7" w14:textId="77777777" w:rsidR="00830584" w:rsidRPr="0080353C" w:rsidRDefault="00830584" w:rsidP="001B5865">
            <w:pPr>
              <w:spacing w:line="480" w:lineRule="auto"/>
              <w:rPr>
                <w:strike/>
                <w:sz w:val="20"/>
                <w:szCs w:val="20"/>
                <w:rPrChange w:id="231" w:author="Robert Marshburn" w:date="2018-02-07T13:40:00Z">
                  <w:rPr>
                    <w:sz w:val="20"/>
                    <w:szCs w:val="20"/>
                  </w:rPr>
                </w:rPrChange>
              </w:rPr>
            </w:pPr>
            <w:r w:rsidRPr="0080353C">
              <w:rPr>
                <w:strike/>
                <w:sz w:val="20"/>
                <w:szCs w:val="20"/>
                <w:rPrChange w:id="232" w:author="Robert Marshburn" w:date="2018-02-07T13:40:00Z">
                  <w:rPr>
                    <w:sz w:val="20"/>
                    <w:szCs w:val="20"/>
                  </w:rPr>
                </w:rPrChange>
              </w:rPr>
              <w:t>Civilian</w:t>
            </w:r>
          </w:p>
        </w:tc>
        <w:tc>
          <w:tcPr>
            <w:tcW w:w="1350" w:type="dxa"/>
            <w:vAlign w:val="center"/>
          </w:tcPr>
          <w:p w14:paraId="494417FB" w14:textId="77777777" w:rsidR="00830584" w:rsidRPr="0080353C" w:rsidRDefault="00830584" w:rsidP="001B5865">
            <w:pPr>
              <w:spacing w:line="480" w:lineRule="auto"/>
              <w:rPr>
                <w:strike/>
                <w:sz w:val="20"/>
                <w:szCs w:val="20"/>
                <w:rPrChange w:id="233" w:author="Robert Marshburn" w:date="2018-02-07T13:40:00Z">
                  <w:rPr>
                    <w:sz w:val="20"/>
                    <w:szCs w:val="20"/>
                  </w:rPr>
                </w:rPrChange>
              </w:rPr>
            </w:pPr>
            <w:r w:rsidRPr="0080353C">
              <w:rPr>
                <w:strike/>
                <w:sz w:val="20"/>
                <w:szCs w:val="20"/>
                <w:rPrChange w:id="234" w:author="Robert Marshburn" w:date="2018-02-07T13:40:00Z">
                  <w:rPr>
                    <w:sz w:val="20"/>
                    <w:szCs w:val="20"/>
                  </w:rPr>
                </w:rPrChange>
              </w:rPr>
              <w:t>USA</w:t>
            </w:r>
          </w:p>
        </w:tc>
        <w:tc>
          <w:tcPr>
            <w:tcW w:w="3623" w:type="dxa"/>
            <w:vAlign w:val="center"/>
          </w:tcPr>
          <w:p w14:paraId="5458C73B" w14:textId="77777777" w:rsidR="00830584" w:rsidRPr="0080353C" w:rsidRDefault="00830584" w:rsidP="001B5865">
            <w:pPr>
              <w:spacing w:line="480" w:lineRule="auto"/>
              <w:rPr>
                <w:strike/>
                <w:sz w:val="20"/>
                <w:szCs w:val="20"/>
                <w:rPrChange w:id="235" w:author="Robert Marshburn" w:date="2018-02-07T13:40:00Z">
                  <w:rPr>
                    <w:sz w:val="20"/>
                    <w:szCs w:val="20"/>
                  </w:rPr>
                </w:rPrChange>
              </w:rPr>
            </w:pPr>
            <w:r w:rsidRPr="0080353C">
              <w:rPr>
                <w:strike/>
                <w:sz w:val="20"/>
                <w:szCs w:val="20"/>
                <w:rPrChange w:id="236" w:author="Robert Marshburn" w:date="2018-02-07T13:40:00Z">
                  <w:rPr>
                    <w:sz w:val="20"/>
                    <w:szCs w:val="20"/>
                  </w:rPr>
                </w:rPrChange>
              </w:rPr>
              <w:t>mark.j.majkowski.civ@mail.mil</w:t>
            </w:r>
          </w:p>
        </w:tc>
      </w:tr>
      <w:tr w:rsidR="00830584" w:rsidRPr="0080353C" w14:paraId="43F7C196" w14:textId="77777777" w:rsidTr="00573E98">
        <w:trPr>
          <w:trHeight w:val="144"/>
        </w:trPr>
        <w:tc>
          <w:tcPr>
            <w:tcW w:w="638" w:type="dxa"/>
            <w:vAlign w:val="center"/>
          </w:tcPr>
          <w:p w14:paraId="6B7E5154" w14:textId="77777777" w:rsidR="00830584" w:rsidRPr="0080353C" w:rsidRDefault="00830584" w:rsidP="001B5865">
            <w:pPr>
              <w:spacing w:line="480" w:lineRule="auto"/>
              <w:rPr>
                <w:strike/>
                <w:sz w:val="20"/>
                <w:szCs w:val="20"/>
                <w:rPrChange w:id="237" w:author="Robert Marshburn" w:date="2018-02-07T13:40:00Z">
                  <w:rPr>
                    <w:sz w:val="20"/>
                    <w:szCs w:val="20"/>
                  </w:rPr>
                </w:rPrChange>
              </w:rPr>
            </w:pPr>
          </w:p>
        </w:tc>
        <w:tc>
          <w:tcPr>
            <w:tcW w:w="1427" w:type="dxa"/>
            <w:vAlign w:val="center"/>
          </w:tcPr>
          <w:p w14:paraId="6802E897" w14:textId="77777777" w:rsidR="00830584" w:rsidRPr="0080353C" w:rsidRDefault="00830584" w:rsidP="001B5865">
            <w:pPr>
              <w:spacing w:line="480" w:lineRule="auto"/>
              <w:rPr>
                <w:strike/>
                <w:sz w:val="20"/>
                <w:szCs w:val="20"/>
                <w:rPrChange w:id="238" w:author="Robert Marshburn" w:date="2018-02-07T13:40:00Z">
                  <w:rPr>
                    <w:sz w:val="20"/>
                    <w:szCs w:val="20"/>
                  </w:rPr>
                </w:rPrChange>
              </w:rPr>
            </w:pPr>
            <w:r w:rsidRPr="0080353C">
              <w:rPr>
                <w:strike/>
                <w:sz w:val="20"/>
                <w:szCs w:val="20"/>
                <w:rPrChange w:id="239" w:author="Robert Marshburn" w:date="2018-02-07T13:40:00Z">
                  <w:rPr>
                    <w:sz w:val="20"/>
                    <w:szCs w:val="20"/>
                  </w:rPr>
                </w:rPrChange>
              </w:rPr>
              <w:t>Maier</w:t>
            </w:r>
          </w:p>
        </w:tc>
        <w:tc>
          <w:tcPr>
            <w:tcW w:w="1170" w:type="dxa"/>
            <w:vAlign w:val="center"/>
          </w:tcPr>
          <w:p w14:paraId="52A1EA68" w14:textId="77777777" w:rsidR="00830584" w:rsidRPr="0080353C" w:rsidRDefault="00830584" w:rsidP="001B5865">
            <w:pPr>
              <w:spacing w:line="480" w:lineRule="auto"/>
              <w:rPr>
                <w:strike/>
                <w:sz w:val="20"/>
                <w:szCs w:val="20"/>
                <w:rPrChange w:id="240" w:author="Robert Marshburn" w:date="2018-02-07T13:40:00Z">
                  <w:rPr>
                    <w:sz w:val="20"/>
                    <w:szCs w:val="20"/>
                  </w:rPr>
                </w:rPrChange>
              </w:rPr>
            </w:pPr>
            <w:r w:rsidRPr="0080353C">
              <w:rPr>
                <w:strike/>
                <w:sz w:val="20"/>
                <w:szCs w:val="20"/>
                <w:rPrChange w:id="241" w:author="Robert Marshburn" w:date="2018-02-07T13:40:00Z">
                  <w:rPr>
                    <w:sz w:val="20"/>
                    <w:szCs w:val="20"/>
                  </w:rPr>
                </w:rPrChange>
              </w:rPr>
              <w:t>Joseph</w:t>
            </w:r>
          </w:p>
        </w:tc>
        <w:tc>
          <w:tcPr>
            <w:tcW w:w="1530" w:type="dxa"/>
            <w:vAlign w:val="center"/>
          </w:tcPr>
          <w:p w14:paraId="28AA73CC" w14:textId="77777777" w:rsidR="00830584" w:rsidRPr="0080353C" w:rsidRDefault="00830584" w:rsidP="001B5865">
            <w:pPr>
              <w:spacing w:line="480" w:lineRule="auto"/>
              <w:rPr>
                <w:strike/>
                <w:sz w:val="20"/>
                <w:szCs w:val="20"/>
                <w:rPrChange w:id="242" w:author="Robert Marshburn" w:date="2018-02-07T13:40:00Z">
                  <w:rPr>
                    <w:sz w:val="20"/>
                    <w:szCs w:val="20"/>
                  </w:rPr>
                </w:rPrChange>
              </w:rPr>
            </w:pPr>
            <w:r w:rsidRPr="0080353C">
              <w:rPr>
                <w:strike/>
                <w:sz w:val="20"/>
                <w:szCs w:val="20"/>
                <w:rPrChange w:id="243" w:author="Robert Marshburn" w:date="2018-02-07T13:40:00Z">
                  <w:rPr>
                    <w:sz w:val="20"/>
                    <w:szCs w:val="20"/>
                  </w:rPr>
                </w:rPrChange>
              </w:rPr>
              <w:t>Contractor</w:t>
            </w:r>
          </w:p>
        </w:tc>
        <w:tc>
          <w:tcPr>
            <w:tcW w:w="1350" w:type="dxa"/>
            <w:vAlign w:val="center"/>
          </w:tcPr>
          <w:p w14:paraId="2E290EAF" w14:textId="77777777" w:rsidR="00830584" w:rsidRPr="0080353C" w:rsidRDefault="00830584" w:rsidP="001B5865">
            <w:pPr>
              <w:spacing w:line="480" w:lineRule="auto"/>
              <w:rPr>
                <w:strike/>
                <w:sz w:val="20"/>
                <w:szCs w:val="20"/>
                <w:rPrChange w:id="244" w:author="Robert Marshburn" w:date="2018-02-07T13:40:00Z">
                  <w:rPr>
                    <w:sz w:val="20"/>
                    <w:szCs w:val="20"/>
                  </w:rPr>
                </w:rPrChange>
              </w:rPr>
            </w:pPr>
            <w:r w:rsidRPr="0080353C">
              <w:rPr>
                <w:strike/>
                <w:sz w:val="20"/>
                <w:szCs w:val="20"/>
                <w:rPrChange w:id="245" w:author="Robert Marshburn" w:date="2018-02-07T13:40:00Z">
                  <w:rPr>
                    <w:sz w:val="20"/>
                    <w:szCs w:val="20"/>
                  </w:rPr>
                </w:rPrChange>
              </w:rPr>
              <w:t>USA</w:t>
            </w:r>
          </w:p>
        </w:tc>
        <w:tc>
          <w:tcPr>
            <w:tcW w:w="3623" w:type="dxa"/>
            <w:vAlign w:val="center"/>
          </w:tcPr>
          <w:p w14:paraId="7825248A" w14:textId="77777777" w:rsidR="00830584" w:rsidRPr="0080353C" w:rsidRDefault="00830584" w:rsidP="001B5865">
            <w:pPr>
              <w:pStyle w:val="PlainText"/>
              <w:rPr>
                <w:rFonts w:ascii="Times New Roman" w:hAnsi="Times New Roman" w:cs="Times New Roman"/>
                <w:strike/>
                <w:rPrChange w:id="246" w:author="Robert Marshburn" w:date="2018-02-07T13:40:00Z">
                  <w:rPr>
                    <w:rFonts w:ascii="Times New Roman" w:hAnsi="Times New Roman" w:cs="Times New Roman"/>
                  </w:rPr>
                </w:rPrChange>
              </w:rPr>
            </w:pPr>
            <w:r w:rsidRPr="0080353C">
              <w:rPr>
                <w:rFonts w:ascii="Times New Roman" w:hAnsi="Times New Roman" w:cs="Times New Roman"/>
                <w:strike/>
                <w:rPrChange w:id="247" w:author="Robert Marshburn" w:date="2018-02-07T13:40:00Z">
                  <w:rPr>
                    <w:rFonts w:ascii="Times New Roman" w:hAnsi="Times New Roman" w:cs="Times New Roman"/>
                  </w:rPr>
                </w:rPrChange>
              </w:rPr>
              <w:t>jmaier@caci.com</w:t>
            </w:r>
          </w:p>
        </w:tc>
      </w:tr>
      <w:tr w:rsidR="00830584" w:rsidRPr="0080353C" w14:paraId="62FFF796" w14:textId="77777777" w:rsidTr="00573E98">
        <w:trPr>
          <w:trHeight w:val="144"/>
        </w:trPr>
        <w:tc>
          <w:tcPr>
            <w:tcW w:w="638" w:type="dxa"/>
            <w:vAlign w:val="center"/>
          </w:tcPr>
          <w:p w14:paraId="12CA7049" w14:textId="77777777" w:rsidR="00830584" w:rsidRPr="0080353C" w:rsidRDefault="00830584" w:rsidP="001B5865">
            <w:pPr>
              <w:spacing w:line="480" w:lineRule="auto"/>
              <w:rPr>
                <w:strike/>
                <w:sz w:val="20"/>
                <w:szCs w:val="20"/>
                <w:rPrChange w:id="248" w:author="Robert Marshburn" w:date="2018-02-07T13:40:00Z">
                  <w:rPr>
                    <w:sz w:val="20"/>
                    <w:szCs w:val="20"/>
                  </w:rPr>
                </w:rPrChange>
              </w:rPr>
            </w:pPr>
          </w:p>
        </w:tc>
        <w:tc>
          <w:tcPr>
            <w:tcW w:w="1427" w:type="dxa"/>
            <w:vAlign w:val="center"/>
          </w:tcPr>
          <w:p w14:paraId="7B425D5C" w14:textId="77777777" w:rsidR="00830584" w:rsidRPr="0080353C" w:rsidRDefault="00830584" w:rsidP="001B5865">
            <w:pPr>
              <w:spacing w:line="480" w:lineRule="auto"/>
              <w:rPr>
                <w:strike/>
                <w:sz w:val="20"/>
                <w:szCs w:val="20"/>
                <w:rPrChange w:id="249" w:author="Robert Marshburn" w:date="2018-02-07T13:40:00Z">
                  <w:rPr>
                    <w:sz w:val="20"/>
                    <w:szCs w:val="20"/>
                  </w:rPr>
                </w:rPrChange>
              </w:rPr>
            </w:pPr>
            <w:r w:rsidRPr="0080353C">
              <w:rPr>
                <w:strike/>
                <w:sz w:val="20"/>
                <w:szCs w:val="20"/>
                <w:rPrChange w:id="250" w:author="Robert Marshburn" w:date="2018-02-07T13:40:00Z">
                  <w:rPr>
                    <w:sz w:val="20"/>
                    <w:szCs w:val="20"/>
                  </w:rPr>
                </w:rPrChange>
              </w:rPr>
              <w:t>Schneider</w:t>
            </w:r>
          </w:p>
        </w:tc>
        <w:tc>
          <w:tcPr>
            <w:tcW w:w="1170" w:type="dxa"/>
            <w:vAlign w:val="center"/>
          </w:tcPr>
          <w:p w14:paraId="3C047F25" w14:textId="77777777" w:rsidR="00830584" w:rsidRPr="0080353C" w:rsidRDefault="00830584" w:rsidP="001B5865">
            <w:pPr>
              <w:spacing w:line="480" w:lineRule="auto"/>
              <w:rPr>
                <w:strike/>
                <w:sz w:val="20"/>
                <w:szCs w:val="20"/>
                <w:rPrChange w:id="251" w:author="Robert Marshburn" w:date="2018-02-07T13:40:00Z">
                  <w:rPr>
                    <w:sz w:val="20"/>
                    <w:szCs w:val="20"/>
                  </w:rPr>
                </w:rPrChange>
              </w:rPr>
            </w:pPr>
            <w:r w:rsidRPr="0080353C">
              <w:rPr>
                <w:strike/>
                <w:sz w:val="20"/>
                <w:szCs w:val="20"/>
                <w:rPrChange w:id="252" w:author="Robert Marshburn" w:date="2018-02-07T13:40:00Z">
                  <w:rPr>
                    <w:sz w:val="20"/>
                    <w:szCs w:val="20"/>
                  </w:rPr>
                </w:rPrChange>
              </w:rPr>
              <w:t>John</w:t>
            </w:r>
          </w:p>
        </w:tc>
        <w:tc>
          <w:tcPr>
            <w:tcW w:w="1530" w:type="dxa"/>
            <w:vAlign w:val="center"/>
          </w:tcPr>
          <w:p w14:paraId="138E7780" w14:textId="77777777" w:rsidR="00830584" w:rsidRPr="0080353C" w:rsidRDefault="00830584" w:rsidP="001B5865">
            <w:pPr>
              <w:spacing w:line="480" w:lineRule="auto"/>
              <w:rPr>
                <w:strike/>
                <w:sz w:val="20"/>
                <w:szCs w:val="20"/>
                <w:rPrChange w:id="253" w:author="Robert Marshburn" w:date="2018-02-07T13:40:00Z">
                  <w:rPr>
                    <w:sz w:val="20"/>
                    <w:szCs w:val="20"/>
                  </w:rPr>
                </w:rPrChange>
              </w:rPr>
            </w:pPr>
            <w:r w:rsidRPr="0080353C">
              <w:rPr>
                <w:strike/>
                <w:sz w:val="20"/>
                <w:szCs w:val="20"/>
                <w:rPrChange w:id="254" w:author="Robert Marshburn" w:date="2018-02-07T13:40:00Z">
                  <w:rPr>
                    <w:sz w:val="20"/>
                    <w:szCs w:val="20"/>
                  </w:rPr>
                </w:rPrChange>
              </w:rPr>
              <w:t>Contractor</w:t>
            </w:r>
          </w:p>
        </w:tc>
        <w:tc>
          <w:tcPr>
            <w:tcW w:w="1350" w:type="dxa"/>
            <w:vAlign w:val="center"/>
          </w:tcPr>
          <w:p w14:paraId="5B8B20CC" w14:textId="3903C2D9" w:rsidR="00830584" w:rsidRPr="0080353C" w:rsidRDefault="00336D51" w:rsidP="00336D51">
            <w:pPr>
              <w:spacing w:line="480" w:lineRule="auto"/>
              <w:rPr>
                <w:strike/>
                <w:sz w:val="20"/>
                <w:szCs w:val="20"/>
                <w:rPrChange w:id="255" w:author="Robert Marshburn" w:date="2018-02-07T13:40:00Z">
                  <w:rPr>
                    <w:sz w:val="20"/>
                    <w:szCs w:val="20"/>
                  </w:rPr>
                </w:rPrChange>
              </w:rPr>
            </w:pPr>
            <w:r w:rsidRPr="0080353C">
              <w:rPr>
                <w:strike/>
                <w:sz w:val="20"/>
                <w:szCs w:val="20"/>
                <w:rPrChange w:id="256" w:author="Robert Marshburn" w:date="2018-02-07T13:40:00Z">
                  <w:rPr>
                    <w:sz w:val="20"/>
                    <w:szCs w:val="20"/>
                  </w:rPr>
                </w:rPrChange>
              </w:rPr>
              <w:t>USA</w:t>
            </w:r>
          </w:p>
        </w:tc>
        <w:tc>
          <w:tcPr>
            <w:tcW w:w="3623" w:type="dxa"/>
            <w:vAlign w:val="center"/>
          </w:tcPr>
          <w:p w14:paraId="03760DE7" w14:textId="77777777" w:rsidR="00830584" w:rsidRPr="0080353C" w:rsidRDefault="00830584" w:rsidP="001B5865">
            <w:pPr>
              <w:pStyle w:val="PlainText"/>
              <w:rPr>
                <w:rFonts w:ascii="Times New Roman" w:hAnsi="Times New Roman" w:cs="Times New Roman"/>
                <w:strike/>
                <w:rPrChange w:id="257" w:author="Robert Marshburn" w:date="2018-02-07T13:40:00Z">
                  <w:rPr>
                    <w:rFonts w:ascii="Times New Roman" w:hAnsi="Times New Roman" w:cs="Times New Roman"/>
                  </w:rPr>
                </w:rPrChange>
              </w:rPr>
            </w:pPr>
            <w:r w:rsidRPr="0080353C">
              <w:rPr>
                <w:rFonts w:ascii="Times New Roman" w:hAnsi="Times New Roman" w:cs="Times New Roman"/>
                <w:strike/>
                <w:rPrChange w:id="258" w:author="Robert Marshburn" w:date="2018-02-07T13:40:00Z">
                  <w:rPr>
                    <w:rFonts w:ascii="Times New Roman" w:hAnsi="Times New Roman" w:cs="Times New Roman"/>
                  </w:rPr>
                </w:rPrChange>
              </w:rPr>
              <w:t>john.schneider@agiledelta.com</w:t>
            </w:r>
          </w:p>
        </w:tc>
      </w:tr>
      <w:tr w:rsidR="00830584" w:rsidRPr="0080353C" w14:paraId="434A86DD" w14:textId="77777777" w:rsidTr="00573E98">
        <w:trPr>
          <w:trHeight w:val="144"/>
        </w:trPr>
        <w:tc>
          <w:tcPr>
            <w:tcW w:w="638" w:type="dxa"/>
            <w:vAlign w:val="center"/>
          </w:tcPr>
          <w:p w14:paraId="10CA16D4" w14:textId="77777777" w:rsidR="00830584" w:rsidRPr="0080353C" w:rsidRDefault="00830584" w:rsidP="001B5865">
            <w:pPr>
              <w:spacing w:line="480" w:lineRule="auto"/>
              <w:rPr>
                <w:strike/>
                <w:sz w:val="20"/>
                <w:szCs w:val="20"/>
                <w:rPrChange w:id="259" w:author="Robert Marshburn" w:date="2018-02-07T13:40:00Z">
                  <w:rPr>
                    <w:sz w:val="20"/>
                    <w:szCs w:val="20"/>
                  </w:rPr>
                </w:rPrChange>
              </w:rPr>
            </w:pPr>
            <w:r w:rsidRPr="0080353C">
              <w:rPr>
                <w:strike/>
                <w:sz w:val="20"/>
                <w:szCs w:val="20"/>
                <w:rPrChange w:id="260" w:author="Robert Marshburn" w:date="2018-02-07T13:40:00Z">
                  <w:rPr>
                    <w:sz w:val="20"/>
                    <w:szCs w:val="20"/>
                  </w:rPr>
                </w:rPrChange>
              </w:rPr>
              <w:t>P</w:t>
            </w:r>
          </w:p>
        </w:tc>
        <w:tc>
          <w:tcPr>
            <w:tcW w:w="1427" w:type="dxa"/>
            <w:vAlign w:val="center"/>
          </w:tcPr>
          <w:p w14:paraId="33DA749F" w14:textId="77777777" w:rsidR="00830584" w:rsidRPr="0080353C" w:rsidRDefault="00830584" w:rsidP="001B5865">
            <w:pPr>
              <w:spacing w:line="480" w:lineRule="auto"/>
              <w:rPr>
                <w:strike/>
                <w:sz w:val="20"/>
                <w:szCs w:val="20"/>
                <w:rPrChange w:id="261" w:author="Robert Marshburn" w:date="2018-02-07T13:40:00Z">
                  <w:rPr>
                    <w:sz w:val="20"/>
                    <w:szCs w:val="20"/>
                  </w:rPr>
                </w:rPrChange>
              </w:rPr>
            </w:pPr>
            <w:r w:rsidRPr="0080353C">
              <w:rPr>
                <w:strike/>
                <w:sz w:val="20"/>
                <w:szCs w:val="20"/>
                <w:rPrChange w:id="262" w:author="Robert Marshburn" w:date="2018-02-07T13:40:00Z">
                  <w:rPr>
                    <w:sz w:val="20"/>
                    <w:szCs w:val="20"/>
                  </w:rPr>
                </w:rPrChange>
              </w:rPr>
              <w:t>McCoy</w:t>
            </w:r>
          </w:p>
        </w:tc>
        <w:tc>
          <w:tcPr>
            <w:tcW w:w="1170" w:type="dxa"/>
            <w:vAlign w:val="center"/>
          </w:tcPr>
          <w:p w14:paraId="5EB8B4AD" w14:textId="77777777" w:rsidR="00830584" w:rsidRPr="0080353C" w:rsidRDefault="00830584" w:rsidP="001B5865">
            <w:pPr>
              <w:spacing w:line="480" w:lineRule="auto"/>
              <w:rPr>
                <w:strike/>
                <w:sz w:val="20"/>
                <w:szCs w:val="20"/>
                <w:rPrChange w:id="263" w:author="Robert Marshburn" w:date="2018-02-07T13:40:00Z">
                  <w:rPr>
                    <w:sz w:val="20"/>
                    <w:szCs w:val="20"/>
                  </w:rPr>
                </w:rPrChange>
              </w:rPr>
            </w:pPr>
            <w:r w:rsidRPr="0080353C">
              <w:rPr>
                <w:strike/>
                <w:sz w:val="20"/>
                <w:szCs w:val="20"/>
                <w:rPrChange w:id="264" w:author="Robert Marshburn" w:date="2018-02-07T13:40:00Z">
                  <w:rPr>
                    <w:sz w:val="20"/>
                    <w:szCs w:val="20"/>
                  </w:rPr>
                </w:rPrChange>
              </w:rPr>
              <w:t>Rodney</w:t>
            </w:r>
          </w:p>
        </w:tc>
        <w:tc>
          <w:tcPr>
            <w:tcW w:w="1530" w:type="dxa"/>
            <w:vAlign w:val="center"/>
          </w:tcPr>
          <w:p w14:paraId="6EF84489" w14:textId="77777777" w:rsidR="00830584" w:rsidRPr="0080353C" w:rsidRDefault="00830584" w:rsidP="001B5865">
            <w:pPr>
              <w:spacing w:line="480" w:lineRule="auto"/>
              <w:rPr>
                <w:strike/>
                <w:sz w:val="20"/>
                <w:szCs w:val="20"/>
                <w:rPrChange w:id="265" w:author="Robert Marshburn" w:date="2018-02-07T13:40:00Z">
                  <w:rPr>
                    <w:sz w:val="20"/>
                    <w:szCs w:val="20"/>
                  </w:rPr>
                </w:rPrChange>
              </w:rPr>
            </w:pPr>
            <w:r w:rsidRPr="0080353C">
              <w:rPr>
                <w:strike/>
                <w:sz w:val="20"/>
                <w:szCs w:val="20"/>
                <w:rPrChange w:id="266" w:author="Robert Marshburn" w:date="2018-02-07T13:40:00Z">
                  <w:rPr>
                    <w:sz w:val="20"/>
                    <w:szCs w:val="20"/>
                  </w:rPr>
                </w:rPrChange>
              </w:rPr>
              <w:t>Civilian</w:t>
            </w:r>
          </w:p>
        </w:tc>
        <w:tc>
          <w:tcPr>
            <w:tcW w:w="1350" w:type="dxa"/>
            <w:vAlign w:val="center"/>
          </w:tcPr>
          <w:p w14:paraId="456A26FE" w14:textId="77777777" w:rsidR="00830584" w:rsidRPr="0080353C" w:rsidRDefault="00830584" w:rsidP="001B5865">
            <w:pPr>
              <w:spacing w:line="480" w:lineRule="auto"/>
              <w:rPr>
                <w:strike/>
                <w:sz w:val="20"/>
                <w:szCs w:val="20"/>
                <w:rPrChange w:id="267" w:author="Robert Marshburn" w:date="2018-02-07T13:40:00Z">
                  <w:rPr>
                    <w:sz w:val="20"/>
                    <w:szCs w:val="20"/>
                  </w:rPr>
                </w:rPrChange>
              </w:rPr>
            </w:pPr>
            <w:r w:rsidRPr="0080353C">
              <w:rPr>
                <w:strike/>
                <w:sz w:val="20"/>
                <w:szCs w:val="20"/>
                <w:rPrChange w:id="268" w:author="Robert Marshburn" w:date="2018-02-07T13:40:00Z">
                  <w:rPr>
                    <w:sz w:val="20"/>
                    <w:szCs w:val="20"/>
                  </w:rPr>
                </w:rPrChange>
              </w:rPr>
              <w:t>JS</w:t>
            </w:r>
          </w:p>
        </w:tc>
        <w:tc>
          <w:tcPr>
            <w:tcW w:w="3623" w:type="dxa"/>
            <w:vAlign w:val="center"/>
          </w:tcPr>
          <w:p w14:paraId="1466B56B" w14:textId="77777777" w:rsidR="00830584" w:rsidRPr="0080353C" w:rsidRDefault="00830584" w:rsidP="001B5865">
            <w:pPr>
              <w:spacing w:line="480" w:lineRule="auto"/>
              <w:rPr>
                <w:strike/>
                <w:sz w:val="20"/>
                <w:szCs w:val="20"/>
                <w:rPrChange w:id="269" w:author="Robert Marshburn" w:date="2018-02-07T13:40:00Z">
                  <w:rPr>
                    <w:sz w:val="20"/>
                    <w:szCs w:val="20"/>
                  </w:rPr>
                </w:rPrChange>
              </w:rPr>
            </w:pPr>
            <w:r w:rsidRPr="0080353C">
              <w:rPr>
                <w:strike/>
                <w:sz w:val="20"/>
                <w:szCs w:val="20"/>
                <w:rPrChange w:id="270" w:author="Robert Marshburn" w:date="2018-02-07T13:40:00Z">
                  <w:rPr>
                    <w:sz w:val="20"/>
                    <w:szCs w:val="20"/>
                  </w:rPr>
                </w:rPrChange>
              </w:rPr>
              <w:t>rodney.a.mccoy.civ@mail.mil</w:t>
            </w:r>
          </w:p>
        </w:tc>
      </w:tr>
      <w:tr w:rsidR="00830584" w:rsidRPr="0080353C" w14:paraId="628EA0B9" w14:textId="77777777" w:rsidTr="00573E98">
        <w:trPr>
          <w:trHeight w:val="144"/>
        </w:trPr>
        <w:tc>
          <w:tcPr>
            <w:tcW w:w="638" w:type="dxa"/>
            <w:vAlign w:val="center"/>
          </w:tcPr>
          <w:p w14:paraId="1D24A095" w14:textId="77777777" w:rsidR="00830584" w:rsidRPr="0080353C" w:rsidRDefault="00830584" w:rsidP="001B5865">
            <w:pPr>
              <w:spacing w:line="480" w:lineRule="auto"/>
              <w:rPr>
                <w:strike/>
                <w:sz w:val="20"/>
                <w:szCs w:val="20"/>
                <w:rPrChange w:id="271" w:author="Robert Marshburn" w:date="2018-02-07T13:40:00Z">
                  <w:rPr>
                    <w:sz w:val="20"/>
                    <w:szCs w:val="20"/>
                  </w:rPr>
                </w:rPrChange>
              </w:rPr>
            </w:pPr>
            <w:r w:rsidRPr="0080353C">
              <w:rPr>
                <w:strike/>
                <w:sz w:val="20"/>
                <w:szCs w:val="20"/>
                <w:rPrChange w:id="272" w:author="Robert Marshburn" w:date="2018-02-07T13:40:00Z">
                  <w:rPr>
                    <w:sz w:val="20"/>
                    <w:szCs w:val="20"/>
                  </w:rPr>
                </w:rPrChange>
              </w:rPr>
              <w:t>*</w:t>
            </w:r>
          </w:p>
        </w:tc>
        <w:tc>
          <w:tcPr>
            <w:tcW w:w="1427" w:type="dxa"/>
            <w:vAlign w:val="center"/>
          </w:tcPr>
          <w:p w14:paraId="213134DF" w14:textId="77777777" w:rsidR="00830584" w:rsidRPr="0080353C" w:rsidRDefault="00830584" w:rsidP="001B5865">
            <w:pPr>
              <w:spacing w:line="480" w:lineRule="auto"/>
              <w:rPr>
                <w:strike/>
                <w:sz w:val="20"/>
                <w:szCs w:val="20"/>
                <w:rPrChange w:id="273" w:author="Robert Marshburn" w:date="2018-02-07T13:40:00Z">
                  <w:rPr>
                    <w:sz w:val="20"/>
                    <w:szCs w:val="20"/>
                  </w:rPr>
                </w:rPrChange>
              </w:rPr>
            </w:pPr>
            <w:r w:rsidRPr="0080353C">
              <w:rPr>
                <w:strike/>
                <w:sz w:val="20"/>
                <w:szCs w:val="20"/>
                <w:rPrChange w:id="274" w:author="Robert Marshburn" w:date="2018-02-07T13:40:00Z">
                  <w:rPr>
                    <w:sz w:val="20"/>
                    <w:szCs w:val="20"/>
                  </w:rPr>
                </w:rPrChange>
              </w:rPr>
              <w:t>Dowd</w:t>
            </w:r>
          </w:p>
        </w:tc>
        <w:tc>
          <w:tcPr>
            <w:tcW w:w="1170" w:type="dxa"/>
            <w:vAlign w:val="center"/>
          </w:tcPr>
          <w:p w14:paraId="77C60016" w14:textId="77777777" w:rsidR="00830584" w:rsidRPr="0080353C" w:rsidRDefault="00830584" w:rsidP="001B5865">
            <w:pPr>
              <w:spacing w:line="480" w:lineRule="auto"/>
              <w:rPr>
                <w:strike/>
                <w:sz w:val="20"/>
                <w:szCs w:val="20"/>
                <w:rPrChange w:id="275" w:author="Robert Marshburn" w:date="2018-02-07T13:40:00Z">
                  <w:rPr>
                    <w:sz w:val="20"/>
                    <w:szCs w:val="20"/>
                  </w:rPr>
                </w:rPrChange>
              </w:rPr>
            </w:pPr>
            <w:r w:rsidRPr="0080353C">
              <w:rPr>
                <w:strike/>
                <w:sz w:val="20"/>
                <w:szCs w:val="20"/>
                <w:rPrChange w:id="276" w:author="Robert Marshburn" w:date="2018-02-07T13:40:00Z">
                  <w:rPr>
                    <w:sz w:val="20"/>
                    <w:szCs w:val="20"/>
                  </w:rPr>
                </w:rPrChange>
              </w:rPr>
              <w:t>Steve</w:t>
            </w:r>
          </w:p>
        </w:tc>
        <w:tc>
          <w:tcPr>
            <w:tcW w:w="1530" w:type="dxa"/>
            <w:vAlign w:val="center"/>
          </w:tcPr>
          <w:p w14:paraId="01FE4B39" w14:textId="77777777" w:rsidR="00830584" w:rsidRPr="0080353C" w:rsidRDefault="00830584" w:rsidP="001B5865">
            <w:pPr>
              <w:spacing w:line="480" w:lineRule="auto"/>
              <w:rPr>
                <w:strike/>
                <w:sz w:val="20"/>
                <w:szCs w:val="20"/>
                <w:rPrChange w:id="277" w:author="Robert Marshburn" w:date="2018-02-07T13:40:00Z">
                  <w:rPr>
                    <w:sz w:val="20"/>
                    <w:szCs w:val="20"/>
                  </w:rPr>
                </w:rPrChange>
              </w:rPr>
            </w:pPr>
            <w:r w:rsidRPr="0080353C">
              <w:rPr>
                <w:strike/>
                <w:sz w:val="20"/>
                <w:szCs w:val="20"/>
                <w:rPrChange w:id="278" w:author="Robert Marshburn" w:date="2018-02-07T13:40:00Z">
                  <w:rPr>
                    <w:sz w:val="20"/>
                    <w:szCs w:val="20"/>
                  </w:rPr>
                </w:rPrChange>
              </w:rPr>
              <w:t>Civilian</w:t>
            </w:r>
          </w:p>
        </w:tc>
        <w:tc>
          <w:tcPr>
            <w:tcW w:w="1350" w:type="dxa"/>
            <w:vAlign w:val="center"/>
          </w:tcPr>
          <w:p w14:paraId="13988DAC" w14:textId="68CBAE8D" w:rsidR="00830584" w:rsidRPr="0080353C" w:rsidRDefault="00304A85" w:rsidP="001B5865">
            <w:pPr>
              <w:spacing w:line="480" w:lineRule="auto"/>
              <w:rPr>
                <w:strike/>
                <w:sz w:val="20"/>
                <w:szCs w:val="20"/>
                <w:rPrChange w:id="279" w:author="Robert Marshburn" w:date="2018-02-07T13:40:00Z">
                  <w:rPr>
                    <w:sz w:val="20"/>
                    <w:szCs w:val="20"/>
                  </w:rPr>
                </w:rPrChange>
              </w:rPr>
            </w:pPr>
            <w:r w:rsidRPr="0080353C">
              <w:rPr>
                <w:strike/>
                <w:sz w:val="20"/>
                <w:szCs w:val="20"/>
                <w:rPrChange w:id="280" w:author="Robert Marshburn" w:date="2018-02-07T13:40:00Z">
                  <w:rPr>
                    <w:sz w:val="20"/>
                    <w:szCs w:val="20"/>
                  </w:rPr>
                </w:rPrChange>
              </w:rPr>
              <w:t>JS</w:t>
            </w:r>
          </w:p>
        </w:tc>
        <w:tc>
          <w:tcPr>
            <w:tcW w:w="3623" w:type="dxa"/>
            <w:vAlign w:val="center"/>
          </w:tcPr>
          <w:p w14:paraId="5E7FA94C" w14:textId="77777777" w:rsidR="00830584" w:rsidRPr="0080353C" w:rsidRDefault="00830584" w:rsidP="001B5865">
            <w:pPr>
              <w:spacing w:line="480" w:lineRule="auto"/>
              <w:rPr>
                <w:strike/>
                <w:sz w:val="20"/>
                <w:szCs w:val="20"/>
                <w:rPrChange w:id="281" w:author="Robert Marshburn" w:date="2018-02-07T13:40:00Z">
                  <w:rPr>
                    <w:sz w:val="20"/>
                    <w:szCs w:val="20"/>
                  </w:rPr>
                </w:rPrChange>
              </w:rPr>
            </w:pPr>
            <w:r w:rsidRPr="0080353C">
              <w:rPr>
                <w:strike/>
                <w:sz w:val="20"/>
                <w:szCs w:val="20"/>
                <w:rPrChange w:id="282" w:author="Robert Marshburn" w:date="2018-02-07T13:40:00Z">
                  <w:rPr>
                    <w:sz w:val="20"/>
                    <w:szCs w:val="20"/>
                  </w:rPr>
                </w:rPrChange>
              </w:rPr>
              <w:t>steven.f.dowd.civ@mail.mil</w:t>
            </w:r>
          </w:p>
        </w:tc>
      </w:tr>
      <w:tr w:rsidR="00830584" w:rsidRPr="0080353C" w14:paraId="59DC74C2" w14:textId="77777777" w:rsidTr="00573E98">
        <w:trPr>
          <w:trHeight w:val="144"/>
        </w:trPr>
        <w:tc>
          <w:tcPr>
            <w:tcW w:w="638" w:type="dxa"/>
            <w:vAlign w:val="center"/>
          </w:tcPr>
          <w:p w14:paraId="14B8CA6D" w14:textId="77777777" w:rsidR="00830584" w:rsidRPr="0080353C" w:rsidRDefault="00830584" w:rsidP="001B5865">
            <w:pPr>
              <w:spacing w:line="480" w:lineRule="auto"/>
              <w:rPr>
                <w:strike/>
                <w:sz w:val="20"/>
                <w:szCs w:val="20"/>
                <w:rPrChange w:id="283" w:author="Robert Marshburn" w:date="2018-02-07T13:40:00Z">
                  <w:rPr>
                    <w:sz w:val="20"/>
                    <w:szCs w:val="20"/>
                  </w:rPr>
                </w:rPrChange>
              </w:rPr>
            </w:pPr>
          </w:p>
        </w:tc>
        <w:tc>
          <w:tcPr>
            <w:tcW w:w="1427" w:type="dxa"/>
            <w:vAlign w:val="center"/>
          </w:tcPr>
          <w:p w14:paraId="103A7CAF" w14:textId="77777777" w:rsidR="00830584" w:rsidRPr="0080353C" w:rsidRDefault="00830584" w:rsidP="001B5865">
            <w:pPr>
              <w:spacing w:line="480" w:lineRule="auto"/>
              <w:rPr>
                <w:strike/>
                <w:sz w:val="20"/>
                <w:szCs w:val="20"/>
                <w:rPrChange w:id="284" w:author="Robert Marshburn" w:date="2018-02-07T13:40:00Z">
                  <w:rPr>
                    <w:sz w:val="20"/>
                    <w:szCs w:val="20"/>
                  </w:rPr>
                </w:rPrChange>
              </w:rPr>
            </w:pPr>
            <w:r w:rsidRPr="0080353C">
              <w:rPr>
                <w:strike/>
                <w:sz w:val="20"/>
                <w:szCs w:val="20"/>
                <w:rPrChange w:id="285" w:author="Robert Marshburn" w:date="2018-02-07T13:40:00Z">
                  <w:rPr>
                    <w:sz w:val="20"/>
                    <w:szCs w:val="20"/>
                  </w:rPr>
                </w:rPrChange>
              </w:rPr>
              <w:t>Burkhart</w:t>
            </w:r>
          </w:p>
        </w:tc>
        <w:tc>
          <w:tcPr>
            <w:tcW w:w="1170" w:type="dxa"/>
            <w:vAlign w:val="center"/>
          </w:tcPr>
          <w:p w14:paraId="2ECE0B2F" w14:textId="77777777" w:rsidR="00830584" w:rsidRPr="0080353C" w:rsidRDefault="00830584" w:rsidP="001B5865">
            <w:pPr>
              <w:spacing w:line="480" w:lineRule="auto"/>
              <w:rPr>
                <w:strike/>
                <w:sz w:val="20"/>
                <w:szCs w:val="20"/>
                <w:rPrChange w:id="286" w:author="Robert Marshburn" w:date="2018-02-07T13:40:00Z">
                  <w:rPr>
                    <w:sz w:val="20"/>
                    <w:szCs w:val="20"/>
                  </w:rPr>
                </w:rPrChange>
              </w:rPr>
            </w:pPr>
            <w:r w:rsidRPr="0080353C">
              <w:rPr>
                <w:strike/>
                <w:sz w:val="20"/>
                <w:szCs w:val="20"/>
                <w:rPrChange w:id="287" w:author="Robert Marshburn" w:date="2018-02-07T13:40:00Z">
                  <w:rPr>
                    <w:sz w:val="20"/>
                    <w:szCs w:val="20"/>
                  </w:rPr>
                </w:rPrChange>
              </w:rPr>
              <w:t>Laura</w:t>
            </w:r>
          </w:p>
        </w:tc>
        <w:tc>
          <w:tcPr>
            <w:tcW w:w="1530" w:type="dxa"/>
            <w:vAlign w:val="center"/>
          </w:tcPr>
          <w:p w14:paraId="318FDA19" w14:textId="77777777" w:rsidR="00830584" w:rsidRPr="0080353C" w:rsidRDefault="00830584" w:rsidP="001B5865">
            <w:pPr>
              <w:spacing w:line="480" w:lineRule="auto"/>
              <w:rPr>
                <w:strike/>
                <w:sz w:val="20"/>
                <w:szCs w:val="20"/>
                <w:rPrChange w:id="288" w:author="Robert Marshburn" w:date="2018-02-07T13:40:00Z">
                  <w:rPr>
                    <w:sz w:val="20"/>
                    <w:szCs w:val="20"/>
                  </w:rPr>
                </w:rPrChange>
              </w:rPr>
            </w:pPr>
            <w:r w:rsidRPr="0080353C">
              <w:rPr>
                <w:strike/>
                <w:sz w:val="20"/>
                <w:szCs w:val="20"/>
                <w:rPrChange w:id="289" w:author="Robert Marshburn" w:date="2018-02-07T13:40:00Z">
                  <w:rPr>
                    <w:sz w:val="20"/>
                    <w:szCs w:val="20"/>
                  </w:rPr>
                </w:rPrChange>
              </w:rPr>
              <w:t>Civilian</w:t>
            </w:r>
          </w:p>
        </w:tc>
        <w:tc>
          <w:tcPr>
            <w:tcW w:w="1350" w:type="dxa"/>
            <w:vAlign w:val="center"/>
          </w:tcPr>
          <w:p w14:paraId="76AECA9E" w14:textId="1A630D2C" w:rsidR="00830584" w:rsidRPr="0080353C" w:rsidRDefault="00336D51" w:rsidP="00336D51">
            <w:pPr>
              <w:spacing w:line="480" w:lineRule="auto"/>
              <w:rPr>
                <w:strike/>
                <w:sz w:val="20"/>
                <w:szCs w:val="20"/>
                <w:rPrChange w:id="290" w:author="Robert Marshburn" w:date="2018-02-07T13:40:00Z">
                  <w:rPr>
                    <w:sz w:val="20"/>
                    <w:szCs w:val="20"/>
                  </w:rPr>
                </w:rPrChange>
              </w:rPr>
            </w:pPr>
            <w:r w:rsidRPr="0080353C">
              <w:rPr>
                <w:strike/>
                <w:sz w:val="20"/>
                <w:szCs w:val="20"/>
                <w:rPrChange w:id="291" w:author="Robert Marshburn" w:date="2018-02-07T13:40:00Z">
                  <w:rPr>
                    <w:sz w:val="20"/>
                    <w:szCs w:val="20"/>
                  </w:rPr>
                </w:rPrChange>
              </w:rPr>
              <w:t>JS</w:t>
            </w:r>
          </w:p>
        </w:tc>
        <w:tc>
          <w:tcPr>
            <w:tcW w:w="3623" w:type="dxa"/>
            <w:vAlign w:val="center"/>
          </w:tcPr>
          <w:p w14:paraId="2AA011ED" w14:textId="77777777" w:rsidR="00830584" w:rsidRPr="0080353C" w:rsidRDefault="00830584" w:rsidP="001B5865">
            <w:pPr>
              <w:spacing w:line="480" w:lineRule="auto"/>
              <w:rPr>
                <w:strike/>
                <w:sz w:val="20"/>
                <w:szCs w:val="20"/>
                <w:rPrChange w:id="292" w:author="Robert Marshburn" w:date="2018-02-07T13:40:00Z">
                  <w:rPr>
                    <w:sz w:val="20"/>
                    <w:szCs w:val="20"/>
                  </w:rPr>
                </w:rPrChange>
              </w:rPr>
            </w:pPr>
            <w:r w:rsidRPr="0080353C">
              <w:rPr>
                <w:strike/>
                <w:sz w:val="20"/>
                <w:szCs w:val="20"/>
                <w:rPrChange w:id="293" w:author="Robert Marshburn" w:date="2018-02-07T13:40:00Z">
                  <w:rPr>
                    <w:sz w:val="20"/>
                    <w:szCs w:val="20"/>
                  </w:rPr>
                </w:rPrChange>
              </w:rPr>
              <w:t>Laura.Burkhart@gtri.gatech.edu</w:t>
            </w:r>
          </w:p>
        </w:tc>
      </w:tr>
      <w:tr w:rsidR="00830584" w:rsidRPr="0080353C" w14:paraId="6C688939" w14:textId="77777777" w:rsidTr="00573E98">
        <w:trPr>
          <w:trHeight w:val="144"/>
        </w:trPr>
        <w:tc>
          <w:tcPr>
            <w:tcW w:w="638" w:type="dxa"/>
            <w:vAlign w:val="center"/>
          </w:tcPr>
          <w:p w14:paraId="79781123" w14:textId="77777777" w:rsidR="00830584" w:rsidRPr="0080353C" w:rsidRDefault="00830584" w:rsidP="001B5865">
            <w:pPr>
              <w:spacing w:line="480" w:lineRule="auto"/>
              <w:rPr>
                <w:strike/>
                <w:sz w:val="20"/>
                <w:szCs w:val="20"/>
                <w:rPrChange w:id="294" w:author="Robert Marshburn" w:date="2018-02-07T13:40:00Z">
                  <w:rPr>
                    <w:sz w:val="20"/>
                    <w:szCs w:val="20"/>
                  </w:rPr>
                </w:rPrChange>
              </w:rPr>
            </w:pPr>
          </w:p>
        </w:tc>
        <w:tc>
          <w:tcPr>
            <w:tcW w:w="1427" w:type="dxa"/>
            <w:vAlign w:val="center"/>
          </w:tcPr>
          <w:p w14:paraId="0E3663AE" w14:textId="77777777" w:rsidR="00830584" w:rsidRPr="0080353C" w:rsidRDefault="00830584" w:rsidP="001B5865">
            <w:pPr>
              <w:spacing w:line="480" w:lineRule="auto"/>
              <w:rPr>
                <w:strike/>
                <w:sz w:val="20"/>
                <w:szCs w:val="20"/>
                <w:rPrChange w:id="295" w:author="Robert Marshburn" w:date="2018-02-07T13:40:00Z">
                  <w:rPr>
                    <w:sz w:val="20"/>
                    <w:szCs w:val="20"/>
                  </w:rPr>
                </w:rPrChange>
              </w:rPr>
            </w:pPr>
            <w:r w:rsidRPr="0080353C">
              <w:rPr>
                <w:strike/>
                <w:sz w:val="20"/>
                <w:szCs w:val="20"/>
                <w:rPrChange w:id="296" w:author="Robert Marshburn" w:date="2018-02-07T13:40:00Z">
                  <w:rPr>
                    <w:sz w:val="20"/>
                    <w:szCs w:val="20"/>
                  </w:rPr>
                </w:rPrChange>
              </w:rPr>
              <w:t>Ford</w:t>
            </w:r>
          </w:p>
        </w:tc>
        <w:tc>
          <w:tcPr>
            <w:tcW w:w="1170" w:type="dxa"/>
            <w:vAlign w:val="center"/>
          </w:tcPr>
          <w:p w14:paraId="579AB658" w14:textId="77777777" w:rsidR="00830584" w:rsidRPr="0080353C" w:rsidRDefault="00830584" w:rsidP="001B5865">
            <w:pPr>
              <w:spacing w:line="480" w:lineRule="auto"/>
              <w:rPr>
                <w:strike/>
                <w:sz w:val="20"/>
                <w:szCs w:val="20"/>
                <w:rPrChange w:id="297" w:author="Robert Marshburn" w:date="2018-02-07T13:40:00Z">
                  <w:rPr>
                    <w:sz w:val="20"/>
                    <w:szCs w:val="20"/>
                  </w:rPr>
                </w:rPrChange>
              </w:rPr>
            </w:pPr>
            <w:r w:rsidRPr="0080353C">
              <w:rPr>
                <w:strike/>
                <w:sz w:val="20"/>
                <w:szCs w:val="20"/>
                <w:rPrChange w:id="298" w:author="Robert Marshburn" w:date="2018-02-07T13:40:00Z">
                  <w:rPr>
                    <w:sz w:val="20"/>
                    <w:szCs w:val="20"/>
                  </w:rPr>
                </w:rPrChange>
              </w:rPr>
              <w:t>Ray</w:t>
            </w:r>
          </w:p>
        </w:tc>
        <w:tc>
          <w:tcPr>
            <w:tcW w:w="1530" w:type="dxa"/>
            <w:vAlign w:val="center"/>
          </w:tcPr>
          <w:p w14:paraId="65522748" w14:textId="77777777" w:rsidR="00830584" w:rsidRPr="0080353C" w:rsidRDefault="00830584" w:rsidP="001B5865">
            <w:pPr>
              <w:spacing w:line="480" w:lineRule="auto"/>
              <w:rPr>
                <w:strike/>
                <w:sz w:val="20"/>
                <w:szCs w:val="20"/>
                <w:rPrChange w:id="299" w:author="Robert Marshburn" w:date="2018-02-07T13:40:00Z">
                  <w:rPr>
                    <w:sz w:val="20"/>
                    <w:szCs w:val="20"/>
                  </w:rPr>
                </w:rPrChange>
              </w:rPr>
            </w:pPr>
            <w:r w:rsidRPr="0080353C">
              <w:rPr>
                <w:strike/>
                <w:sz w:val="20"/>
                <w:szCs w:val="20"/>
                <w:rPrChange w:id="300" w:author="Robert Marshburn" w:date="2018-02-07T13:40:00Z">
                  <w:rPr>
                    <w:sz w:val="20"/>
                    <w:szCs w:val="20"/>
                  </w:rPr>
                </w:rPrChange>
              </w:rPr>
              <w:t>Civilian</w:t>
            </w:r>
          </w:p>
        </w:tc>
        <w:tc>
          <w:tcPr>
            <w:tcW w:w="1350" w:type="dxa"/>
            <w:vAlign w:val="center"/>
          </w:tcPr>
          <w:p w14:paraId="1BB9E2C7" w14:textId="77777777" w:rsidR="00830584" w:rsidRPr="0080353C" w:rsidRDefault="00830584" w:rsidP="001B5865">
            <w:pPr>
              <w:spacing w:line="480" w:lineRule="auto"/>
              <w:rPr>
                <w:strike/>
                <w:sz w:val="20"/>
                <w:szCs w:val="20"/>
                <w:rPrChange w:id="301" w:author="Robert Marshburn" w:date="2018-02-07T13:40:00Z">
                  <w:rPr>
                    <w:sz w:val="20"/>
                    <w:szCs w:val="20"/>
                  </w:rPr>
                </w:rPrChange>
              </w:rPr>
            </w:pPr>
            <w:r w:rsidRPr="0080353C">
              <w:rPr>
                <w:strike/>
                <w:sz w:val="20"/>
                <w:szCs w:val="20"/>
                <w:rPrChange w:id="302" w:author="Robert Marshburn" w:date="2018-02-07T13:40:00Z">
                  <w:rPr>
                    <w:sz w:val="20"/>
                    <w:szCs w:val="20"/>
                  </w:rPr>
                </w:rPrChange>
              </w:rPr>
              <w:t>DISA</w:t>
            </w:r>
          </w:p>
        </w:tc>
        <w:tc>
          <w:tcPr>
            <w:tcW w:w="3623" w:type="dxa"/>
            <w:vAlign w:val="center"/>
          </w:tcPr>
          <w:p w14:paraId="453DBC2B" w14:textId="77777777" w:rsidR="00830584" w:rsidRPr="0080353C" w:rsidRDefault="00830584" w:rsidP="001B5865">
            <w:pPr>
              <w:spacing w:line="480" w:lineRule="auto"/>
              <w:rPr>
                <w:strike/>
                <w:sz w:val="20"/>
                <w:szCs w:val="20"/>
                <w:rPrChange w:id="303" w:author="Robert Marshburn" w:date="2018-02-07T13:40:00Z">
                  <w:rPr>
                    <w:sz w:val="20"/>
                    <w:szCs w:val="20"/>
                  </w:rPr>
                </w:rPrChange>
              </w:rPr>
            </w:pPr>
            <w:r w:rsidRPr="0080353C">
              <w:rPr>
                <w:strike/>
                <w:sz w:val="20"/>
                <w:szCs w:val="20"/>
                <w:rPrChange w:id="304" w:author="Robert Marshburn" w:date="2018-02-07T13:40:00Z">
                  <w:rPr>
                    <w:sz w:val="20"/>
                    <w:szCs w:val="20"/>
                  </w:rPr>
                </w:rPrChange>
              </w:rPr>
              <w:t>raymond.f.ford4.civ@mail.mil</w:t>
            </w:r>
          </w:p>
        </w:tc>
      </w:tr>
      <w:tr w:rsidR="00830584" w:rsidRPr="0080353C" w14:paraId="2AE1C3DC" w14:textId="77777777" w:rsidTr="00573E98">
        <w:trPr>
          <w:trHeight w:val="144"/>
        </w:trPr>
        <w:tc>
          <w:tcPr>
            <w:tcW w:w="638" w:type="dxa"/>
            <w:vAlign w:val="center"/>
          </w:tcPr>
          <w:p w14:paraId="0165341D" w14:textId="77777777" w:rsidR="00830584" w:rsidRPr="0080353C" w:rsidRDefault="00830584" w:rsidP="001B5865">
            <w:pPr>
              <w:spacing w:line="480" w:lineRule="auto"/>
              <w:rPr>
                <w:strike/>
                <w:sz w:val="20"/>
                <w:szCs w:val="20"/>
                <w:rPrChange w:id="305" w:author="Robert Marshburn" w:date="2018-02-07T13:40:00Z">
                  <w:rPr>
                    <w:sz w:val="20"/>
                    <w:szCs w:val="20"/>
                  </w:rPr>
                </w:rPrChange>
              </w:rPr>
            </w:pPr>
          </w:p>
        </w:tc>
        <w:tc>
          <w:tcPr>
            <w:tcW w:w="1427" w:type="dxa"/>
            <w:vAlign w:val="center"/>
          </w:tcPr>
          <w:p w14:paraId="228CFF4C" w14:textId="77777777" w:rsidR="00830584" w:rsidRPr="0080353C" w:rsidRDefault="00830584" w:rsidP="001B5865">
            <w:pPr>
              <w:spacing w:line="480" w:lineRule="auto"/>
              <w:rPr>
                <w:strike/>
                <w:sz w:val="20"/>
                <w:szCs w:val="20"/>
                <w:rPrChange w:id="306" w:author="Robert Marshburn" w:date="2018-02-07T13:40:00Z">
                  <w:rPr>
                    <w:sz w:val="20"/>
                    <w:szCs w:val="20"/>
                  </w:rPr>
                </w:rPrChange>
              </w:rPr>
            </w:pPr>
            <w:r w:rsidRPr="0080353C">
              <w:rPr>
                <w:strike/>
                <w:sz w:val="20"/>
                <w:szCs w:val="20"/>
                <w:rPrChange w:id="307" w:author="Robert Marshburn" w:date="2018-02-07T13:40:00Z">
                  <w:rPr>
                    <w:sz w:val="20"/>
                    <w:szCs w:val="20"/>
                  </w:rPr>
                </w:rPrChange>
              </w:rPr>
              <w:t>Forbes</w:t>
            </w:r>
          </w:p>
        </w:tc>
        <w:tc>
          <w:tcPr>
            <w:tcW w:w="1170" w:type="dxa"/>
            <w:vAlign w:val="center"/>
          </w:tcPr>
          <w:p w14:paraId="162ADA62" w14:textId="77777777" w:rsidR="00830584" w:rsidRPr="0080353C" w:rsidRDefault="00830584" w:rsidP="001B5865">
            <w:pPr>
              <w:spacing w:line="480" w:lineRule="auto"/>
              <w:rPr>
                <w:strike/>
                <w:sz w:val="20"/>
                <w:szCs w:val="20"/>
                <w:rPrChange w:id="308" w:author="Robert Marshburn" w:date="2018-02-07T13:40:00Z">
                  <w:rPr>
                    <w:sz w:val="20"/>
                    <w:szCs w:val="20"/>
                  </w:rPr>
                </w:rPrChange>
              </w:rPr>
            </w:pPr>
            <w:r w:rsidRPr="0080353C">
              <w:rPr>
                <w:strike/>
                <w:sz w:val="20"/>
                <w:szCs w:val="20"/>
                <w:rPrChange w:id="309" w:author="Robert Marshburn" w:date="2018-02-07T13:40:00Z">
                  <w:rPr>
                    <w:sz w:val="20"/>
                    <w:szCs w:val="20"/>
                  </w:rPr>
                </w:rPrChange>
              </w:rPr>
              <w:t>Jeff</w:t>
            </w:r>
          </w:p>
        </w:tc>
        <w:tc>
          <w:tcPr>
            <w:tcW w:w="1530" w:type="dxa"/>
            <w:vAlign w:val="center"/>
          </w:tcPr>
          <w:p w14:paraId="0508A36E" w14:textId="77777777" w:rsidR="00830584" w:rsidRPr="0080353C" w:rsidRDefault="00830584" w:rsidP="001B5865">
            <w:pPr>
              <w:spacing w:line="480" w:lineRule="auto"/>
              <w:rPr>
                <w:strike/>
                <w:sz w:val="20"/>
                <w:szCs w:val="20"/>
                <w:rPrChange w:id="310" w:author="Robert Marshburn" w:date="2018-02-07T13:40:00Z">
                  <w:rPr>
                    <w:sz w:val="20"/>
                    <w:szCs w:val="20"/>
                  </w:rPr>
                </w:rPrChange>
              </w:rPr>
            </w:pPr>
            <w:r w:rsidRPr="0080353C">
              <w:rPr>
                <w:strike/>
                <w:sz w:val="20"/>
                <w:szCs w:val="20"/>
                <w:rPrChange w:id="311" w:author="Robert Marshburn" w:date="2018-02-07T13:40:00Z">
                  <w:rPr>
                    <w:sz w:val="20"/>
                    <w:szCs w:val="20"/>
                  </w:rPr>
                </w:rPrChange>
              </w:rPr>
              <w:t>Civilian</w:t>
            </w:r>
          </w:p>
        </w:tc>
        <w:tc>
          <w:tcPr>
            <w:tcW w:w="1350" w:type="dxa"/>
            <w:vAlign w:val="center"/>
          </w:tcPr>
          <w:p w14:paraId="3772692C" w14:textId="77777777" w:rsidR="00830584" w:rsidRPr="0080353C" w:rsidRDefault="00830584" w:rsidP="001B5865">
            <w:pPr>
              <w:spacing w:line="480" w:lineRule="auto"/>
              <w:rPr>
                <w:strike/>
                <w:sz w:val="20"/>
                <w:szCs w:val="20"/>
                <w:rPrChange w:id="312" w:author="Robert Marshburn" w:date="2018-02-07T13:40:00Z">
                  <w:rPr>
                    <w:sz w:val="20"/>
                    <w:szCs w:val="20"/>
                  </w:rPr>
                </w:rPrChange>
              </w:rPr>
            </w:pPr>
            <w:r w:rsidRPr="0080353C">
              <w:rPr>
                <w:strike/>
                <w:sz w:val="20"/>
                <w:szCs w:val="20"/>
                <w:rPrChange w:id="313" w:author="Robert Marshburn" w:date="2018-02-07T13:40:00Z">
                  <w:rPr>
                    <w:sz w:val="20"/>
                    <w:szCs w:val="20"/>
                  </w:rPr>
                </w:rPrChange>
              </w:rPr>
              <w:t>DISA</w:t>
            </w:r>
          </w:p>
        </w:tc>
        <w:tc>
          <w:tcPr>
            <w:tcW w:w="3623" w:type="dxa"/>
            <w:vAlign w:val="center"/>
          </w:tcPr>
          <w:p w14:paraId="3B3993A4" w14:textId="77777777" w:rsidR="00830584" w:rsidRPr="0080353C" w:rsidRDefault="00830584" w:rsidP="001B5865">
            <w:pPr>
              <w:spacing w:line="480" w:lineRule="auto"/>
              <w:rPr>
                <w:strike/>
                <w:sz w:val="20"/>
                <w:szCs w:val="20"/>
                <w:rPrChange w:id="314" w:author="Robert Marshburn" w:date="2018-02-07T13:40:00Z">
                  <w:rPr>
                    <w:sz w:val="20"/>
                    <w:szCs w:val="20"/>
                  </w:rPr>
                </w:rPrChange>
              </w:rPr>
            </w:pPr>
            <w:r w:rsidRPr="0080353C">
              <w:rPr>
                <w:strike/>
                <w:sz w:val="20"/>
                <w:szCs w:val="20"/>
                <w:rPrChange w:id="315" w:author="Robert Marshburn" w:date="2018-02-07T13:40:00Z">
                  <w:rPr>
                    <w:sz w:val="20"/>
                    <w:szCs w:val="20"/>
                  </w:rPr>
                </w:rPrChange>
              </w:rPr>
              <w:t>jeffery.c.forbes.civ@mail.mil</w:t>
            </w:r>
          </w:p>
        </w:tc>
      </w:tr>
      <w:tr w:rsidR="00830584" w:rsidRPr="0080353C" w14:paraId="1AFB572E" w14:textId="77777777" w:rsidTr="00573E98">
        <w:trPr>
          <w:trHeight w:val="144"/>
        </w:trPr>
        <w:tc>
          <w:tcPr>
            <w:tcW w:w="638" w:type="dxa"/>
            <w:vAlign w:val="center"/>
          </w:tcPr>
          <w:p w14:paraId="32239B20" w14:textId="77777777" w:rsidR="00830584" w:rsidRPr="0080353C" w:rsidRDefault="00830584" w:rsidP="001B5865">
            <w:pPr>
              <w:spacing w:line="480" w:lineRule="auto"/>
              <w:rPr>
                <w:strike/>
                <w:sz w:val="20"/>
                <w:szCs w:val="20"/>
                <w:rPrChange w:id="316" w:author="Robert Marshburn" w:date="2018-02-07T13:40:00Z">
                  <w:rPr>
                    <w:sz w:val="20"/>
                    <w:szCs w:val="20"/>
                  </w:rPr>
                </w:rPrChange>
              </w:rPr>
            </w:pPr>
          </w:p>
        </w:tc>
        <w:tc>
          <w:tcPr>
            <w:tcW w:w="1427" w:type="dxa"/>
            <w:vAlign w:val="center"/>
          </w:tcPr>
          <w:p w14:paraId="1B02EA0D" w14:textId="77777777" w:rsidR="00830584" w:rsidRPr="0080353C" w:rsidRDefault="00830584" w:rsidP="001B5865">
            <w:pPr>
              <w:spacing w:line="480" w:lineRule="auto"/>
              <w:rPr>
                <w:strike/>
                <w:sz w:val="20"/>
                <w:szCs w:val="20"/>
                <w:rPrChange w:id="317" w:author="Robert Marshburn" w:date="2018-02-07T13:40:00Z">
                  <w:rPr>
                    <w:sz w:val="20"/>
                    <w:szCs w:val="20"/>
                  </w:rPr>
                </w:rPrChange>
              </w:rPr>
            </w:pPr>
            <w:r w:rsidRPr="0080353C">
              <w:rPr>
                <w:strike/>
                <w:sz w:val="20"/>
                <w:szCs w:val="20"/>
                <w:rPrChange w:id="318" w:author="Robert Marshburn" w:date="2018-02-07T13:40:00Z">
                  <w:rPr>
                    <w:sz w:val="20"/>
                    <w:szCs w:val="20"/>
                  </w:rPr>
                </w:rPrChange>
              </w:rPr>
              <w:t>Hoang</w:t>
            </w:r>
          </w:p>
        </w:tc>
        <w:tc>
          <w:tcPr>
            <w:tcW w:w="1170" w:type="dxa"/>
            <w:vAlign w:val="center"/>
          </w:tcPr>
          <w:p w14:paraId="59D9BCE1" w14:textId="77777777" w:rsidR="00830584" w:rsidRPr="0080353C" w:rsidRDefault="00830584" w:rsidP="001B5865">
            <w:pPr>
              <w:spacing w:line="480" w:lineRule="auto"/>
              <w:rPr>
                <w:strike/>
                <w:sz w:val="20"/>
                <w:szCs w:val="20"/>
                <w:rPrChange w:id="319" w:author="Robert Marshburn" w:date="2018-02-07T13:40:00Z">
                  <w:rPr>
                    <w:sz w:val="20"/>
                    <w:szCs w:val="20"/>
                  </w:rPr>
                </w:rPrChange>
              </w:rPr>
            </w:pPr>
            <w:r w:rsidRPr="0080353C">
              <w:rPr>
                <w:strike/>
                <w:sz w:val="20"/>
                <w:szCs w:val="20"/>
                <w:rPrChange w:id="320" w:author="Robert Marshburn" w:date="2018-02-07T13:40:00Z">
                  <w:rPr>
                    <w:sz w:val="20"/>
                    <w:szCs w:val="20"/>
                  </w:rPr>
                </w:rPrChange>
              </w:rPr>
              <w:t>Lam</w:t>
            </w:r>
          </w:p>
        </w:tc>
        <w:tc>
          <w:tcPr>
            <w:tcW w:w="1530" w:type="dxa"/>
            <w:vAlign w:val="center"/>
          </w:tcPr>
          <w:p w14:paraId="112FDA82" w14:textId="77777777" w:rsidR="00830584" w:rsidRPr="0080353C" w:rsidRDefault="00830584" w:rsidP="001B5865">
            <w:pPr>
              <w:spacing w:line="480" w:lineRule="auto"/>
              <w:rPr>
                <w:strike/>
                <w:sz w:val="20"/>
                <w:szCs w:val="20"/>
                <w:rPrChange w:id="321" w:author="Robert Marshburn" w:date="2018-02-07T13:40:00Z">
                  <w:rPr>
                    <w:sz w:val="20"/>
                    <w:szCs w:val="20"/>
                  </w:rPr>
                </w:rPrChange>
              </w:rPr>
            </w:pPr>
            <w:r w:rsidRPr="0080353C">
              <w:rPr>
                <w:strike/>
                <w:sz w:val="20"/>
                <w:szCs w:val="20"/>
                <w:rPrChange w:id="322" w:author="Robert Marshburn" w:date="2018-02-07T13:40:00Z">
                  <w:rPr>
                    <w:sz w:val="20"/>
                    <w:szCs w:val="20"/>
                  </w:rPr>
                </w:rPrChange>
              </w:rPr>
              <w:t>Civilian</w:t>
            </w:r>
          </w:p>
        </w:tc>
        <w:tc>
          <w:tcPr>
            <w:tcW w:w="1350" w:type="dxa"/>
            <w:vAlign w:val="center"/>
          </w:tcPr>
          <w:p w14:paraId="73DE6DBD" w14:textId="77777777" w:rsidR="00830584" w:rsidRPr="0080353C" w:rsidRDefault="00830584" w:rsidP="001B5865">
            <w:pPr>
              <w:spacing w:line="480" w:lineRule="auto"/>
              <w:rPr>
                <w:strike/>
                <w:sz w:val="20"/>
                <w:szCs w:val="20"/>
                <w:rPrChange w:id="323" w:author="Robert Marshburn" w:date="2018-02-07T13:40:00Z">
                  <w:rPr>
                    <w:sz w:val="20"/>
                    <w:szCs w:val="20"/>
                  </w:rPr>
                </w:rPrChange>
              </w:rPr>
            </w:pPr>
            <w:r w:rsidRPr="0080353C">
              <w:rPr>
                <w:strike/>
                <w:sz w:val="20"/>
                <w:szCs w:val="20"/>
                <w:rPrChange w:id="324" w:author="Robert Marshburn" w:date="2018-02-07T13:40:00Z">
                  <w:rPr>
                    <w:sz w:val="20"/>
                    <w:szCs w:val="20"/>
                  </w:rPr>
                </w:rPrChange>
              </w:rPr>
              <w:t>DISA</w:t>
            </w:r>
          </w:p>
        </w:tc>
        <w:tc>
          <w:tcPr>
            <w:tcW w:w="3623" w:type="dxa"/>
            <w:vAlign w:val="center"/>
          </w:tcPr>
          <w:p w14:paraId="3724D490" w14:textId="77777777" w:rsidR="00830584" w:rsidRPr="0080353C" w:rsidRDefault="00830584" w:rsidP="001B5865">
            <w:pPr>
              <w:spacing w:line="480" w:lineRule="auto"/>
              <w:rPr>
                <w:strike/>
                <w:sz w:val="20"/>
                <w:szCs w:val="20"/>
                <w:rPrChange w:id="325" w:author="Robert Marshburn" w:date="2018-02-07T13:40:00Z">
                  <w:rPr>
                    <w:sz w:val="20"/>
                    <w:szCs w:val="20"/>
                  </w:rPr>
                </w:rPrChange>
              </w:rPr>
            </w:pPr>
            <w:r w:rsidRPr="0080353C">
              <w:rPr>
                <w:strike/>
                <w:sz w:val="20"/>
                <w:szCs w:val="20"/>
                <w:rPrChange w:id="326" w:author="Robert Marshburn" w:date="2018-02-07T13:40:00Z">
                  <w:rPr>
                    <w:sz w:val="20"/>
                    <w:szCs w:val="20"/>
                  </w:rPr>
                </w:rPrChange>
              </w:rPr>
              <w:t>lam.d.hoang.civ@mail.mil</w:t>
            </w:r>
          </w:p>
        </w:tc>
      </w:tr>
      <w:tr w:rsidR="00830584" w:rsidRPr="0080353C" w14:paraId="071762AC" w14:textId="77777777" w:rsidTr="00573E98">
        <w:trPr>
          <w:trHeight w:val="144"/>
        </w:trPr>
        <w:tc>
          <w:tcPr>
            <w:tcW w:w="638" w:type="dxa"/>
            <w:vAlign w:val="center"/>
          </w:tcPr>
          <w:p w14:paraId="00BC3A63" w14:textId="77777777" w:rsidR="00830584" w:rsidRPr="0080353C" w:rsidRDefault="00830584" w:rsidP="001B5865">
            <w:pPr>
              <w:spacing w:line="480" w:lineRule="auto"/>
              <w:rPr>
                <w:strike/>
                <w:sz w:val="20"/>
                <w:szCs w:val="20"/>
                <w:rPrChange w:id="327" w:author="Robert Marshburn" w:date="2018-02-07T13:40:00Z">
                  <w:rPr>
                    <w:sz w:val="20"/>
                    <w:szCs w:val="20"/>
                  </w:rPr>
                </w:rPrChange>
              </w:rPr>
            </w:pPr>
          </w:p>
        </w:tc>
        <w:tc>
          <w:tcPr>
            <w:tcW w:w="1427" w:type="dxa"/>
            <w:vAlign w:val="center"/>
          </w:tcPr>
          <w:p w14:paraId="50188663" w14:textId="77777777" w:rsidR="00830584" w:rsidRPr="0080353C" w:rsidRDefault="00830584" w:rsidP="001B5865">
            <w:pPr>
              <w:spacing w:line="480" w:lineRule="auto"/>
              <w:rPr>
                <w:strike/>
                <w:sz w:val="20"/>
                <w:szCs w:val="20"/>
                <w:rPrChange w:id="328" w:author="Robert Marshburn" w:date="2018-02-07T13:40:00Z">
                  <w:rPr>
                    <w:sz w:val="20"/>
                    <w:szCs w:val="20"/>
                  </w:rPr>
                </w:rPrChange>
              </w:rPr>
            </w:pPr>
          </w:p>
        </w:tc>
        <w:tc>
          <w:tcPr>
            <w:tcW w:w="1170" w:type="dxa"/>
            <w:vAlign w:val="center"/>
          </w:tcPr>
          <w:p w14:paraId="57E86B0F" w14:textId="77777777" w:rsidR="00830584" w:rsidRPr="0080353C" w:rsidRDefault="00830584" w:rsidP="001B5865">
            <w:pPr>
              <w:spacing w:line="480" w:lineRule="auto"/>
              <w:rPr>
                <w:strike/>
                <w:sz w:val="20"/>
                <w:szCs w:val="20"/>
                <w:rPrChange w:id="329" w:author="Robert Marshburn" w:date="2018-02-07T13:40:00Z">
                  <w:rPr>
                    <w:sz w:val="20"/>
                    <w:szCs w:val="20"/>
                  </w:rPr>
                </w:rPrChange>
              </w:rPr>
            </w:pPr>
          </w:p>
        </w:tc>
        <w:tc>
          <w:tcPr>
            <w:tcW w:w="1530" w:type="dxa"/>
            <w:vAlign w:val="center"/>
          </w:tcPr>
          <w:p w14:paraId="0A600927" w14:textId="77777777" w:rsidR="00830584" w:rsidRPr="0080353C" w:rsidRDefault="00830584" w:rsidP="001B5865">
            <w:pPr>
              <w:spacing w:line="480" w:lineRule="auto"/>
              <w:rPr>
                <w:strike/>
                <w:sz w:val="20"/>
                <w:szCs w:val="20"/>
                <w:rPrChange w:id="330" w:author="Robert Marshburn" w:date="2018-02-07T13:40:00Z">
                  <w:rPr>
                    <w:sz w:val="20"/>
                    <w:szCs w:val="20"/>
                  </w:rPr>
                </w:rPrChange>
              </w:rPr>
            </w:pPr>
          </w:p>
        </w:tc>
        <w:tc>
          <w:tcPr>
            <w:tcW w:w="1350" w:type="dxa"/>
            <w:vAlign w:val="center"/>
          </w:tcPr>
          <w:p w14:paraId="214BC375" w14:textId="77777777" w:rsidR="00830584" w:rsidRPr="0080353C" w:rsidRDefault="00830584" w:rsidP="001B5865">
            <w:pPr>
              <w:spacing w:line="480" w:lineRule="auto"/>
              <w:rPr>
                <w:strike/>
                <w:sz w:val="20"/>
                <w:szCs w:val="20"/>
                <w:rPrChange w:id="331" w:author="Robert Marshburn" w:date="2018-02-07T13:40:00Z">
                  <w:rPr>
                    <w:sz w:val="20"/>
                    <w:szCs w:val="20"/>
                  </w:rPr>
                </w:rPrChange>
              </w:rPr>
            </w:pPr>
          </w:p>
        </w:tc>
        <w:tc>
          <w:tcPr>
            <w:tcW w:w="3623" w:type="dxa"/>
            <w:vAlign w:val="center"/>
          </w:tcPr>
          <w:p w14:paraId="7296325F" w14:textId="77777777" w:rsidR="00830584" w:rsidRPr="0080353C" w:rsidRDefault="00830584" w:rsidP="001B5865">
            <w:pPr>
              <w:spacing w:line="480" w:lineRule="auto"/>
              <w:rPr>
                <w:strike/>
                <w:sz w:val="20"/>
                <w:szCs w:val="20"/>
                <w:rPrChange w:id="332" w:author="Robert Marshburn" w:date="2018-02-07T13:40:00Z">
                  <w:rPr>
                    <w:sz w:val="20"/>
                    <w:szCs w:val="20"/>
                  </w:rPr>
                </w:rPrChange>
              </w:rPr>
            </w:pPr>
          </w:p>
        </w:tc>
      </w:tr>
      <w:tr w:rsidR="00830584" w:rsidRPr="0080353C" w14:paraId="25E52AD9" w14:textId="77777777" w:rsidTr="00573E98">
        <w:trPr>
          <w:trHeight w:val="144"/>
        </w:trPr>
        <w:tc>
          <w:tcPr>
            <w:tcW w:w="638" w:type="dxa"/>
            <w:vAlign w:val="center"/>
          </w:tcPr>
          <w:p w14:paraId="27311336" w14:textId="77777777" w:rsidR="00830584" w:rsidRPr="0080353C" w:rsidRDefault="00830584" w:rsidP="001B5865">
            <w:pPr>
              <w:rPr>
                <w:strike/>
                <w:sz w:val="20"/>
                <w:szCs w:val="20"/>
                <w:rPrChange w:id="333" w:author="Robert Marshburn" w:date="2018-02-07T13:40:00Z">
                  <w:rPr>
                    <w:sz w:val="20"/>
                    <w:szCs w:val="20"/>
                  </w:rPr>
                </w:rPrChange>
              </w:rPr>
            </w:pPr>
            <w:r w:rsidRPr="0080353C">
              <w:rPr>
                <w:strike/>
                <w:sz w:val="20"/>
                <w:szCs w:val="20"/>
                <w:rPrChange w:id="334" w:author="Robert Marshburn" w:date="2018-02-07T13:40:00Z">
                  <w:rPr>
                    <w:sz w:val="20"/>
                    <w:szCs w:val="20"/>
                  </w:rPr>
                </w:rPrChange>
              </w:rPr>
              <w:t>*</w:t>
            </w:r>
          </w:p>
          <w:p w14:paraId="20BAD756" w14:textId="77777777" w:rsidR="00830584" w:rsidRPr="0080353C" w:rsidRDefault="00830584" w:rsidP="001B5865">
            <w:pPr>
              <w:spacing w:line="480" w:lineRule="auto"/>
              <w:rPr>
                <w:strike/>
                <w:sz w:val="20"/>
                <w:szCs w:val="20"/>
                <w:rPrChange w:id="335" w:author="Robert Marshburn" w:date="2018-02-07T13:40:00Z">
                  <w:rPr>
                    <w:sz w:val="20"/>
                    <w:szCs w:val="20"/>
                  </w:rPr>
                </w:rPrChange>
              </w:rPr>
            </w:pPr>
            <w:r w:rsidRPr="0080353C">
              <w:rPr>
                <w:strike/>
                <w:sz w:val="20"/>
                <w:szCs w:val="20"/>
                <w:rPrChange w:id="336" w:author="Robert Marshburn" w:date="2018-02-07T13:40:00Z">
                  <w:rPr>
                    <w:sz w:val="20"/>
                    <w:szCs w:val="20"/>
                  </w:rPr>
                </w:rPrChange>
              </w:rPr>
              <w:t>P</w:t>
            </w:r>
          </w:p>
        </w:tc>
        <w:tc>
          <w:tcPr>
            <w:tcW w:w="9100" w:type="dxa"/>
            <w:gridSpan w:val="5"/>
            <w:vAlign w:val="center"/>
          </w:tcPr>
          <w:p w14:paraId="3AE3B41E" w14:textId="77777777" w:rsidR="00830584" w:rsidRPr="0080353C" w:rsidRDefault="00830584" w:rsidP="001B5865">
            <w:pPr>
              <w:rPr>
                <w:strike/>
                <w:sz w:val="20"/>
                <w:szCs w:val="20"/>
                <w:rPrChange w:id="337" w:author="Robert Marshburn" w:date="2018-02-07T13:40:00Z">
                  <w:rPr>
                    <w:sz w:val="20"/>
                    <w:szCs w:val="20"/>
                  </w:rPr>
                </w:rPrChange>
              </w:rPr>
            </w:pPr>
            <w:r w:rsidRPr="0080353C">
              <w:rPr>
                <w:strike/>
                <w:sz w:val="20"/>
                <w:szCs w:val="20"/>
                <w:rPrChange w:id="338" w:author="Robert Marshburn" w:date="2018-02-07T13:40:00Z">
                  <w:rPr>
                    <w:sz w:val="20"/>
                    <w:szCs w:val="20"/>
                  </w:rPr>
                </w:rPrChange>
              </w:rPr>
              <w:t>Denotes attendees on DCS or the telephone bridge</w:t>
            </w:r>
          </w:p>
          <w:p w14:paraId="4C81AD60" w14:textId="77777777" w:rsidR="00830584" w:rsidRPr="0080353C" w:rsidRDefault="00830584" w:rsidP="001B5865">
            <w:pPr>
              <w:rPr>
                <w:strike/>
                <w:sz w:val="20"/>
                <w:szCs w:val="20"/>
                <w:rPrChange w:id="339" w:author="Robert Marshburn" w:date="2018-02-07T13:40:00Z">
                  <w:rPr>
                    <w:sz w:val="20"/>
                    <w:szCs w:val="20"/>
                  </w:rPr>
                </w:rPrChange>
              </w:rPr>
            </w:pPr>
            <w:r w:rsidRPr="0080353C">
              <w:rPr>
                <w:strike/>
                <w:sz w:val="20"/>
                <w:szCs w:val="20"/>
                <w:rPrChange w:id="340" w:author="Robert Marshburn" w:date="2018-02-07T13:40:00Z">
                  <w:rPr>
                    <w:sz w:val="20"/>
                    <w:szCs w:val="20"/>
                  </w:rPr>
                </w:rPrChange>
              </w:rPr>
              <w:t>Denotes Primary Service representative</w:t>
            </w:r>
          </w:p>
        </w:tc>
      </w:tr>
    </w:tbl>
    <w:p w14:paraId="1F9956A6" w14:textId="2A7ED247" w:rsidR="00DA2E57" w:rsidRDefault="00DA2E57" w:rsidP="008C7511">
      <w:pPr>
        <w:rPr>
          <w:ins w:id="341" w:author="Robert Marshburn" w:date="2018-02-07T13:40:00Z"/>
          <w:iCs/>
          <w:sz w:val="20"/>
          <w:szCs w:val="20"/>
        </w:rPr>
      </w:pPr>
    </w:p>
    <w:tbl>
      <w:tblPr>
        <w:tblStyle w:val="TableGrid"/>
        <w:tblpPr w:leftFromText="180" w:rightFromText="180" w:vertAnchor="text" w:horzAnchor="margin" w:tblpY="164"/>
        <w:tblW w:w="10368" w:type="dxa"/>
        <w:tblLayout w:type="fixed"/>
        <w:tblLook w:val="04A0" w:firstRow="1" w:lastRow="0" w:firstColumn="1" w:lastColumn="0" w:noHBand="0" w:noVBand="1"/>
      </w:tblPr>
      <w:tblGrid>
        <w:gridCol w:w="2268"/>
        <w:gridCol w:w="1710"/>
        <w:gridCol w:w="2947"/>
        <w:gridCol w:w="3443"/>
      </w:tblGrid>
      <w:tr w:rsidR="0080353C" w:rsidRPr="00D00B63" w14:paraId="279CE7C5" w14:textId="77777777" w:rsidTr="001B5865">
        <w:trPr>
          <w:trHeight w:val="432"/>
          <w:tblHeader/>
          <w:ins w:id="342" w:author="Robert Marshburn" w:date="2018-02-07T13:40:00Z"/>
        </w:trPr>
        <w:tc>
          <w:tcPr>
            <w:tcW w:w="2268" w:type="dxa"/>
            <w:shd w:val="clear" w:color="auto" w:fill="C6D9F1" w:themeFill="text2" w:themeFillTint="33"/>
            <w:vAlign w:val="bottom"/>
          </w:tcPr>
          <w:p w14:paraId="2F86F47F" w14:textId="77777777" w:rsidR="0080353C" w:rsidRPr="00D00B63" w:rsidRDefault="0080353C" w:rsidP="001B5865">
            <w:pPr>
              <w:spacing w:after="120"/>
              <w:rPr>
                <w:ins w:id="343" w:author="Robert Marshburn" w:date="2018-02-07T13:40:00Z"/>
                <w:b/>
                <w:iCs/>
                <w:color w:val="000000" w:themeColor="text1"/>
                <w:sz w:val="20"/>
                <w:szCs w:val="20"/>
              </w:rPr>
            </w:pPr>
            <w:ins w:id="344" w:author="Robert Marshburn" w:date="2018-02-07T13:40:00Z">
              <w:r w:rsidRPr="00D00B63">
                <w:rPr>
                  <w:b/>
                  <w:iCs/>
                  <w:color w:val="000000" w:themeColor="text1"/>
                  <w:sz w:val="20"/>
                  <w:szCs w:val="20"/>
                </w:rPr>
                <w:t>Name</w:t>
              </w:r>
            </w:ins>
          </w:p>
        </w:tc>
        <w:tc>
          <w:tcPr>
            <w:tcW w:w="1710" w:type="dxa"/>
            <w:shd w:val="clear" w:color="auto" w:fill="C6D9F1" w:themeFill="text2" w:themeFillTint="33"/>
            <w:vAlign w:val="bottom"/>
          </w:tcPr>
          <w:p w14:paraId="675E67C7" w14:textId="77777777" w:rsidR="0080353C" w:rsidRPr="00D00B63" w:rsidRDefault="0080353C" w:rsidP="001B5865">
            <w:pPr>
              <w:spacing w:after="120"/>
              <w:rPr>
                <w:ins w:id="345" w:author="Robert Marshburn" w:date="2018-02-07T13:40:00Z"/>
                <w:b/>
                <w:iCs/>
                <w:color w:val="000000" w:themeColor="text1"/>
                <w:sz w:val="20"/>
                <w:szCs w:val="20"/>
              </w:rPr>
            </w:pPr>
            <w:ins w:id="346" w:author="Robert Marshburn" w:date="2018-02-07T13:40:00Z">
              <w:r w:rsidRPr="00D00B63">
                <w:rPr>
                  <w:b/>
                  <w:iCs/>
                  <w:color w:val="000000" w:themeColor="text1"/>
                  <w:sz w:val="20"/>
                  <w:szCs w:val="20"/>
                </w:rPr>
                <w:t>Org</w:t>
              </w:r>
            </w:ins>
          </w:p>
        </w:tc>
        <w:tc>
          <w:tcPr>
            <w:tcW w:w="2947" w:type="dxa"/>
            <w:shd w:val="clear" w:color="auto" w:fill="C6D9F1" w:themeFill="text2" w:themeFillTint="33"/>
            <w:vAlign w:val="bottom"/>
          </w:tcPr>
          <w:p w14:paraId="2BC02D9D" w14:textId="77777777" w:rsidR="0080353C" w:rsidRPr="00D00B63" w:rsidRDefault="0080353C" w:rsidP="001B5865">
            <w:pPr>
              <w:spacing w:after="120"/>
              <w:rPr>
                <w:ins w:id="347" w:author="Robert Marshburn" w:date="2018-02-07T13:40:00Z"/>
                <w:b/>
                <w:iCs/>
                <w:color w:val="000000" w:themeColor="text1"/>
                <w:sz w:val="20"/>
                <w:szCs w:val="20"/>
              </w:rPr>
            </w:pPr>
            <w:ins w:id="348" w:author="Robert Marshburn" w:date="2018-02-07T13:40:00Z">
              <w:r w:rsidRPr="00D00B63">
                <w:rPr>
                  <w:b/>
                  <w:iCs/>
                  <w:color w:val="000000" w:themeColor="text1"/>
                  <w:sz w:val="20"/>
                  <w:szCs w:val="20"/>
                </w:rPr>
                <w:t>E-Mail</w:t>
              </w:r>
            </w:ins>
          </w:p>
        </w:tc>
        <w:tc>
          <w:tcPr>
            <w:tcW w:w="3443" w:type="dxa"/>
            <w:shd w:val="clear" w:color="auto" w:fill="C6D9F1" w:themeFill="text2" w:themeFillTint="33"/>
            <w:vAlign w:val="bottom"/>
          </w:tcPr>
          <w:p w14:paraId="06A29E3B" w14:textId="77777777" w:rsidR="0080353C" w:rsidRPr="00D00B63" w:rsidRDefault="0080353C" w:rsidP="001B5865">
            <w:pPr>
              <w:spacing w:after="120"/>
              <w:rPr>
                <w:ins w:id="349" w:author="Robert Marshburn" w:date="2018-02-07T13:40:00Z"/>
                <w:b/>
                <w:iCs/>
                <w:color w:val="000000" w:themeColor="text1"/>
                <w:sz w:val="20"/>
                <w:szCs w:val="20"/>
              </w:rPr>
            </w:pPr>
            <w:ins w:id="350" w:author="Robert Marshburn" w:date="2018-02-07T13:40:00Z">
              <w:r w:rsidRPr="00D00B63">
                <w:rPr>
                  <w:b/>
                  <w:iCs/>
                  <w:color w:val="000000" w:themeColor="text1"/>
                  <w:sz w:val="20"/>
                  <w:szCs w:val="20"/>
                </w:rPr>
                <w:t>Note</w:t>
              </w:r>
            </w:ins>
          </w:p>
        </w:tc>
      </w:tr>
      <w:tr w:rsidR="0080353C" w:rsidRPr="00D00B63" w14:paraId="31343621" w14:textId="77777777" w:rsidTr="001B5865">
        <w:trPr>
          <w:trHeight w:val="432"/>
          <w:ins w:id="351" w:author="Robert Marshburn" w:date="2018-02-07T13:40:00Z"/>
        </w:trPr>
        <w:tc>
          <w:tcPr>
            <w:tcW w:w="2268" w:type="dxa"/>
            <w:vAlign w:val="bottom"/>
          </w:tcPr>
          <w:p w14:paraId="49743C18" w14:textId="77777777" w:rsidR="0080353C" w:rsidRPr="00D00B63" w:rsidRDefault="0080353C" w:rsidP="001B5865">
            <w:pPr>
              <w:spacing w:after="120"/>
              <w:rPr>
                <w:ins w:id="352" w:author="Robert Marshburn" w:date="2018-02-07T13:40:00Z"/>
                <w:iCs/>
                <w:color w:val="000000" w:themeColor="text1"/>
                <w:sz w:val="20"/>
                <w:szCs w:val="20"/>
              </w:rPr>
            </w:pPr>
            <w:ins w:id="353" w:author="Robert Marshburn" w:date="2018-02-07T13:40:00Z">
              <w:r w:rsidRPr="00D00B63">
                <w:rPr>
                  <w:iCs/>
                  <w:color w:val="000000" w:themeColor="text1"/>
                  <w:sz w:val="20"/>
                  <w:szCs w:val="20"/>
                </w:rPr>
                <w:t>Mr. Ray Ford</w:t>
              </w:r>
            </w:ins>
          </w:p>
        </w:tc>
        <w:tc>
          <w:tcPr>
            <w:tcW w:w="1710" w:type="dxa"/>
            <w:vAlign w:val="bottom"/>
          </w:tcPr>
          <w:p w14:paraId="0B324228" w14:textId="77777777" w:rsidR="0080353C" w:rsidRPr="00D00B63" w:rsidRDefault="0080353C" w:rsidP="001B5865">
            <w:pPr>
              <w:spacing w:after="120"/>
              <w:rPr>
                <w:ins w:id="354" w:author="Robert Marshburn" w:date="2018-02-07T13:40:00Z"/>
                <w:iCs/>
                <w:color w:val="000000" w:themeColor="text1"/>
                <w:sz w:val="20"/>
                <w:szCs w:val="20"/>
              </w:rPr>
            </w:pPr>
            <w:ins w:id="355" w:author="Robert Marshburn" w:date="2018-02-07T13:40:00Z">
              <w:r w:rsidRPr="00D00B63">
                <w:rPr>
                  <w:iCs/>
                  <w:color w:val="000000" w:themeColor="text1"/>
                  <w:sz w:val="20"/>
                  <w:szCs w:val="20"/>
                </w:rPr>
                <w:t>DISA/</w:t>
              </w:r>
              <w:r>
                <w:rPr>
                  <w:iCs/>
                  <w:color w:val="000000" w:themeColor="text1"/>
                  <w:sz w:val="20"/>
                  <w:szCs w:val="20"/>
                </w:rPr>
                <w:t>DBE3</w:t>
              </w:r>
            </w:ins>
          </w:p>
        </w:tc>
        <w:tc>
          <w:tcPr>
            <w:tcW w:w="2947" w:type="dxa"/>
            <w:vAlign w:val="bottom"/>
          </w:tcPr>
          <w:p w14:paraId="2220BF6A" w14:textId="77777777" w:rsidR="0080353C" w:rsidRPr="00D00B63" w:rsidRDefault="0080353C" w:rsidP="001B5865">
            <w:pPr>
              <w:spacing w:after="120"/>
              <w:rPr>
                <w:ins w:id="356" w:author="Robert Marshburn" w:date="2018-02-07T13:40:00Z"/>
                <w:iCs/>
                <w:color w:val="000000" w:themeColor="text1"/>
                <w:sz w:val="20"/>
                <w:szCs w:val="20"/>
              </w:rPr>
            </w:pPr>
            <w:ins w:id="357" w:author="Robert Marshburn" w:date="2018-02-07T13:40:00Z">
              <w:r w:rsidRPr="00D00B63">
                <w:rPr>
                  <w:iCs/>
                  <w:color w:val="000000" w:themeColor="text1"/>
                  <w:sz w:val="20"/>
                  <w:szCs w:val="20"/>
                </w:rPr>
                <w:t>raymond.f.ford4.civ@mail.mil</w:t>
              </w:r>
            </w:ins>
          </w:p>
        </w:tc>
        <w:tc>
          <w:tcPr>
            <w:tcW w:w="3443" w:type="dxa"/>
            <w:vAlign w:val="bottom"/>
          </w:tcPr>
          <w:p w14:paraId="5D5C18E7" w14:textId="77777777" w:rsidR="0080353C" w:rsidRPr="00D00B63" w:rsidRDefault="0080353C" w:rsidP="001B5865">
            <w:pPr>
              <w:spacing w:after="120"/>
              <w:rPr>
                <w:ins w:id="358" w:author="Robert Marshburn" w:date="2018-02-07T13:40:00Z"/>
                <w:iCs/>
                <w:color w:val="000000" w:themeColor="text1"/>
                <w:sz w:val="20"/>
                <w:szCs w:val="20"/>
              </w:rPr>
            </w:pPr>
            <w:ins w:id="359" w:author="Robert Marshburn" w:date="2018-02-07T13:40:00Z">
              <w:r w:rsidRPr="00D00B63">
                <w:rPr>
                  <w:iCs/>
                  <w:color w:val="000000" w:themeColor="text1"/>
                  <w:sz w:val="20"/>
                  <w:szCs w:val="20"/>
                </w:rPr>
                <w:t>CCB Chairman</w:t>
              </w:r>
            </w:ins>
          </w:p>
        </w:tc>
      </w:tr>
      <w:tr w:rsidR="0080353C" w:rsidRPr="00D00B63" w14:paraId="7F8EDAA6" w14:textId="77777777" w:rsidTr="001B5865">
        <w:trPr>
          <w:trHeight w:val="432"/>
          <w:ins w:id="360" w:author="Robert Marshburn" w:date="2018-02-07T13:40:00Z"/>
        </w:trPr>
        <w:tc>
          <w:tcPr>
            <w:tcW w:w="2268" w:type="dxa"/>
            <w:vAlign w:val="bottom"/>
          </w:tcPr>
          <w:p w14:paraId="3B0D4C28" w14:textId="77777777" w:rsidR="0080353C" w:rsidRPr="00D00B63" w:rsidRDefault="0080353C" w:rsidP="001B5865">
            <w:pPr>
              <w:spacing w:after="120"/>
              <w:rPr>
                <w:ins w:id="361" w:author="Robert Marshburn" w:date="2018-02-07T13:40:00Z"/>
                <w:iCs/>
                <w:color w:val="000000" w:themeColor="text1"/>
                <w:sz w:val="20"/>
                <w:szCs w:val="20"/>
              </w:rPr>
            </w:pPr>
            <w:ins w:id="362" w:author="Robert Marshburn" w:date="2018-02-07T13:40:00Z">
              <w:r w:rsidRPr="00D00B63">
                <w:rPr>
                  <w:iCs/>
                  <w:color w:val="000000" w:themeColor="text1"/>
                  <w:sz w:val="20"/>
                  <w:szCs w:val="20"/>
                </w:rPr>
                <w:t>Mr. Mark Majkowski</w:t>
              </w:r>
            </w:ins>
          </w:p>
        </w:tc>
        <w:tc>
          <w:tcPr>
            <w:tcW w:w="1710" w:type="dxa"/>
            <w:vAlign w:val="bottom"/>
          </w:tcPr>
          <w:p w14:paraId="082F6EE7" w14:textId="77777777" w:rsidR="0080353C" w:rsidRPr="00D00B63" w:rsidRDefault="0080353C" w:rsidP="001B5865">
            <w:pPr>
              <w:spacing w:after="120"/>
              <w:rPr>
                <w:ins w:id="363" w:author="Robert Marshburn" w:date="2018-02-07T13:40:00Z"/>
                <w:iCs/>
                <w:color w:val="000000" w:themeColor="text1"/>
                <w:sz w:val="20"/>
                <w:szCs w:val="20"/>
              </w:rPr>
            </w:pPr>
            <w:ins w:id="364" w:author="Robert Marshburn" w:date="2018-02-07T13:40:00Z">
              <w:r w:rsidRPr="00D00B63">
                <w:rPr>
                  <w:iCs/>
                  <w:color w:val="000000" w:themeColor="text1"/>
                  <w:sz w:val="20"/>
                  <w:szCs w:val="20"/>
                </w:rPr>
                <w:t>ARMY</w:t>
              </w:r>
            </w:ins>
          </w:p>
        </w:tc>
        <w:tc>
          <w:tcPr>
            <w:tcW w:w="2947" w:type="dxa"/>
            <w:vAlign w:val="bottom"/>
          </w:tcPr>
          <w:p w14:paraId="1EBE5BA0" w14:textId="77777777" w:rsidR="0080353C" w:rsidRPr="00D00B63" w:rsidRDefault="0080353C" w:rsidP="001B5865">
            <w:pPr>
              <w:spacing w:after="120"/>
              <w:rPr>
                <w:ins w:id="365" w:author="Robert Marshburn" w:date="2018-02-07T13:40:00Z"/>
                <w:iCs/>
                <w:color w:val="000000" w:themeColor="text1"/>
                <w:sz w:val="20"/>
                <w:szCs w:val="20"/>
              </w:rPr>
            </w:pPr>
            <w:ins w:id="366" w:author="Robert Marshburn" w:date="2018-02-07T13:40:00Z">
              <w:r>
                <w:fldChar w:fldCharType="begin"/>
              </w:r>
              <w:r>
                <w:instrText xml:space="preserve"> HYPERLINK "mailto:mark.j.majkowski.civ@mail.mil" </w:instrText>
              </w:r>
              <w:r>
                <w:fldChar w:fldCharType="separate"/>
              </w:r>
              <w:r w:rsidRPr="00D00B63">
                <w:rPr>
                  <w:color w:val="000000" w:themeColor="text1"/>
                  <w:sz w:val="20"/>
                  <w:szCs w:val="20"/>
                </w:rPr>
                <w:t>mark.j.majkowski.civ@mail.mil</w:t>
              </w:r>
              <w:r>
                <w:rPr>
                  <w:color w:val="000000" w:themeColor="text1"/>
                  <w:sz w:val="20"/>
                  <w:szCs w:val="20"/>
                </w:rPr>
                <w:fldChar w:fldCharType="end"/>
              </w:r>
            </w:ins>
          </w:p>
        </w:tc>
        <w:tc>
          <w:tcPr>
            <w:tcW w:w="3443" w:type="dxa"/>
            <w:vAlign w:val="bottom"/>
          </w:tcPr>
          <w:p w14:paraId="07CDDC73" w14:textId="77777777" w:rsidR="0080353C" w:rsidRPr="00D00B63" w:rsidRDefault="0080353C" w:rsidP="001B5865">
            <w:pPr>
              <w:spacing w:after="120"/>
              <w:rPr>
                <w:ins w:id="367" w:author="Robert Marshburn" w:date="2018-02-07T13:40:00Z"/>
                <w:iCs/>
                <w:color w:val="000000" w:themeColor="text1"/>
                <w:sz w:val="20"/>
                <w:szCs w:val="20"/>
              </w:rPr>
            </w:pPr>
            <w:ins w:id="368" w:author="Robert Marshburn" w:date="2018-02-07T13:40:00Z">
              <w:r w:rsidRPr="00D00B63">
                <w:rPr>
                  <w:iCs/>
                  <w:color w:val="000000" w:themeColor="text1"/>
                  <w:sz w:val="20"/>
                  <w:szCs w:val="20"/>
                </w:rPr>
                <w:t>Army Primary Voting Member</w:t>
              </w:r>
            </w:ins>
          </w:p>
        </w:tc>
      </w:tr>
      <w:tr w:rsidR="0080353C" w:rsidRPr="00D00B63" w14:paraId="28353556" w14:textId="77777777" w:rsidTr="001B5865">
        <w:trPr>
          <w:trHeight w:val="432"/>
          <w:ins w:id="369" w:author="Robert Marshburn" w:date="2018-02-07T13:40:00Z"/>
        </w:trPr>
        <w:tc>
          <w:tcPr>
            <w:tcW w:w="2268" w:type="dxa"/>
            <w:vAlign w:val="bottom"/>
          </w:tcPr>
          <w:p w14:paraId="26671F52" w14:textId="77777777" w:rsidR="0080353C" w:rsidRPr="00D00B63" w:rsidRDefault="0080353C" w:rsidP="001B5865">
            <w:pPr>
              <w:spacing w:after="120"/>
              <w:rPr>
                <w:ins w:id="370" w:author="Robert Marshburn" w:date="2018-02-07T13:40:00Z"/>
                <w:iCs/>
                <w:color w:val="000000" w:themeColor="text1"/>
                <w:sz w:val="20"/>
                <w:szCs w:val="20"/>
              </w:rPr>
            </w:pPr>
            <w:ins w:id="371" w:author="Robert Marshburn" w:date="2018-02-07T13:40:00Z">
              <w:r w:rsidRPr="00D00B63">
                <w:rPr>
                  <w:iCs/>
                  <w:color w:val="000000" w:themeColor="text1"/>
                  <w:sz w:val="20"/>
                  <w:szCs w:val="20"/>
                </w:rPr>
                <w:t>Mr. Marcus Power</w:t>
              </w:r>
            </w:ins>
          </w:p>
        </w:tc>
        <w:tc>
          <w:tcPr>
            <w:tcW w:w="1710" w:type="dxa"/>
            <w:vAlign w:val="bottom"/>
          </w:tcPr>
          <w:p w14:paraId="5D2960EF" w14:textId="77777777" w:rsidR="0080353C" w:rsidRPr="00D00B63" w:rsidRDefault="0080353C" w:rsidP="001B5865">
            <w:pPr>
              <w:spacing w:after="120"/>
              <w:rPr>
                <w:ins w:id="372" w:author="Robert Marshburn" w:date="2018-02-07T13:40:00Z"/>
                <w:iCs/>
                <w:color w:val="000000" w:themeColor="text1"/>
                <w:sz w:val="20"/>
                <w:szCs w:val="20"/>
              </w:rPr>
            </w:pPr>
            <w:ins w:id="373" w:author="Robert Marshburn" w:date="2018-02-07T13:40:00Z">
              <w:r w:rsidRPr="00D00B63">
                <w:rPr>
                  <w:iCs/>
                  <w:color w:val="000000" w:themeColor="text1"/>
                  <w:sz w:val="20"/>
                  <w:szCs w:val="20"/>
                </w:rPr>
                <w:t>AIR FORCE</w:t>
              </w:r>
            </w:ins>
          </w:p>
        </w:tc>
        <w:tc>
          <w:tcPr>
            <w:tcW w:w="2947" w:type="dxa"/>
            <w:vAlign w:val="bottom"/>
          </w:tcPr>
          <w:p w14:paraId="177889FE" w14:textId="77777777" w:rsidR="0080353C" w:rsidRPr="00D00B63" w:rsidRDefault="0080353C" w:rsidP="001B5865">
            <w:pPr>
              <w:spacing w:after="120"/>
              <w:rPr>
                <w:ins w:id="374" w:author="Robert Marshburn" w:date="2018-02-07T13:40:00Z"/>
                <w:iCs/>
                <w:color w:val="000000" w:themeColor="text1"/>
                <w:sz w:val="20"/>
                <w:szCs w:val="20"/>
              </w:rPr>
            </w:pPr>
            <w:ins w:id="375" w:author="Robert Marshburn" w:date="2018-02-07T13:40:00Z">
              <w:r>
                <w:fldChar w:fldCharType="begin"/>
              </w:r>
              <w:r>
                <w:instrText xml:space="preserve"> HYPERLINK "mailto:marcus.power@us.af.mil" </w:instrText>
              </w:r>
              <w:r>
                <w:fldChar w:fldCharType="separate"/>
              </w:r>
              <w:r w:rsidRPr="00D00B63">
                <w:rPr>
                  <w:iCs/>
                  <w:color w:val="000000" w:themeColor="text1"/>
                  <w:sz w:val="20"/>
                  <w:szCs w:val="20"/>
                </w:rPr>
                <w:t>marcus.power@us.af.mil</w:t>
              </w:r>
              <w:r>
                <w:rPr>
                  <w:iCs/>
                  <w:color w:val="000000" w:themeColor="text1"/>
                  <w:sz w:val="20"/>
                  <w:szCs w:val="20"/>
                </w:rPr>
                <w:fldChar w:fldCharType="end"/>
              </w:r>
            </w:ins>
          </w:p>
        </w:tc>
        <w:tc>
          <w:tcPr>
            <w:tcW w:w="3443" w:type="dxa"/>
            <w:vAlign w:val="bottom"/>
          </w:tcPr>
          <w:p w14:paraId="06528E99" w14:textId="77777777" w:rsidR="0080353C" w:rsidRPr="00D00B63" w:rsidRDefault="0080353C" w:rsidP="001B5865">
            <w:pPr>
              <w:spacing w:after="120"/>
              <w:rPr>
                <w:ins w:id="376" w:author="Robert Marshburn" w:date="2018-02-07T13:40:00Z"/>
                <w:iCs/>
                <w:color w:val="000000" w:themeColor="text1"/>
                <w:sz w:val="20"/>
                <w:szCs w:val="20"/>
              </w:rPr>
            </w:pPr>
            <w:ins w:id="377" w:author="Robert Marshburn" w:date="2018-02-07T13:40:00Z">
              <w:r w:rsidRPr="00D00B63">
                <w:rPr>
                  <w:iCs/>
                  <w:color w:val="000000" w:themeColor="text1"/>
                  <w:sz w:val="20"/>
                  <w:szCs w:val="20"/>
                </w:rPr>
                <w:t xml:space="preserve">Air Force Primary Voting Member </w:t>
              </w:r>
            </w:ins>
          </w:p>
        </w:tc>
      </w:tr>
      <w:tr w:rsidR="0080353C" w:rsidRPr="00D00B63" w14:paraId="6510EF0B" w14:textId="77777777" w:rsidTr="001B5865">
        <w:trPr>
          <w:trHeight w:val="432"/>
          <w:ins w:id="378" w:author="Robert Marshburn" w:date="2018-02-07T13:40:00Z"/>
        </w:trPr>
        <w:tc>
          <w:tcPr>
            <w:tcW w:w="2268" w:type="dxa"/>
            <w:vAlign w:val="bottom"/>
          </w:tcPr>
          <w:p w14:paraId="1C4BEF19" w14:textId="77777777" w:rsidR="0080353C" w:rsidRPr="00D00B63" w:rsidRDefault="0080353C" w:rsidP="001B5865">
            <w:pPr>
              <w:spacing w:after="120"/>
              <w:rPr>
                <w:ins w:id="379" w:author="Robert Marshburn" w:date="2018-02-07T13:40:00Z"/>
                <w:iCs/>
                <w:color w:val="000000" w:themeColor="text1"/>
                <w:sz w:val="20"/>
                <w:szCs w:val="20"/>
              </w:rPr>
            </w:pPr>
            <w:ins w:id="380" w:author="Robert Marshburn" w:date="2018-02-07T13:40:00Z">
              <w:r w:rsidRPr="00D00B63">
                <w:rPr>
                  <w:iCs/>
                  <w:color w:val="000000" w:themeColor="text1"/>
                  <w:sz w:val="20"/>
                  <w:szCs w:val="20"/>
                </w:rPr>
                <w:t>Mr. David Francis</w:t>
              </w:r>
            </w:ins>
          </w:p>
        </w:tc>
        <w:tc>
          <w:tcPr>
            <w:tcW w:w="1710" w:type="dxa"/>
            <w:vAlign w:val="bottom"/>
          </w:tcPr>
          <w:p w14:paraId="2820572B" w14:textId="77777777" w:rsidR="0080353C" w:rsidRPr="00D00B63" w:rsidRDefault="0080353C" w:rsidP="001B5865">
            <w:pPr>
              <w:spacing w:after="120"/>
              <w:rPr>
                <w:ins w:id="381" w:author="Robert Marshburn" w:date="2018-02-07T13:40:00Z"/>
                <w:iCs/>
                <w:color w:val="000000" w:themeColor="text1"/>
                <w:sz w:val="20"/>
                <w:szCs w:val="20"/>
              </w:rPr>
            </w:pPr>
            <w:ins w:id="382" w:author="Robert Marshburn" w:date="2018-02-07T13:40:00Z">
              <w:r w:rsidRPr="00D00B63">
                <w:rPr>
                  <w:iCs/>
                  <w:color w:val="000000" w:themeColor="text1"/>
                  <w:sz w:val="20"/>
                  <w:szCs w:val="20"/>
                </w:rPr>
                <w:t>MARINE CORPS</w:t>
              </w:r>
            </w:ins>
          </w:p>
        </w:tc>
        <w:tc>
          <w:tcPr>
            <w:tcW w:w="2947" w:type="dxa"/>
            <w:vAlign w:val="bottom"/>
          </w:tcPr>
          <w:p w14:paraId="7BBCD23A" w14:textId="77777777" w:rsidR="0080353C" w:rsidRPr="00D00B63" w:rsidRDefault="0080353C" w:rsidP="001B5865">
            <w:pPr>
              <w:spacing w:after="120"/>
              <w:rPr>
                <w:ins w:id="383" w:author="Robert Marshburn" w:date="2018-02-07T13:40:00Z"/>
                <w:color w:val="000000" w:themeColor="text1"/>
                <w:sz w:val="20"/>
                <w:szCs w:val="20"/>
              </w:rPr>
            </w:pPr>
            <w:ins w:id="384" w:author="Robert Marshburn" w:date="2018-02-07T13:40:00Z">
              <w:r>
                <w:fldChar w:fldCharType="begin"/>
              </w:r>
              <w:r>
                <w:instrText xml:space="preserve"> HYPERLINK "mailto:david.l.francis@usmc.mil" </w:instrText>
              </w:r>
              <w:r>
                <w:fldChar w:fldCharType="separate"/>
              </w:r>
              <w:r w:rsidRPr="00D00B63">
                <w:rPr>
                  <w:color w:val="000000" w:themeColor="text1"/>
                  <w:sz w:val="20"/>
                  <w:szCs w:val="20"/>
                </w:rPr>
                <w:t>david.l.francis@usmc.mil</w:t>
              </w:r>
              <w:r>
                <w:rPr>
                  <w:color w:val="000000" w:themeColor="text1"/>
                  <w:sz w:val="20"/>
                  <w:szCs w:val="20"/>
                </w:rPr>
                <w:fldChar w:fldCharType="end"/>
              </w:r>
            </w:ins>
          </w:p>
        </w:tc>
        <w:tc>
          <w:tcPr>
            <w:tcW w:w="3443" w:type="dxa"/>
            <w:vAlign w:val="bottom"/>
          </w:tcPr>
          <w:p w14:paraId="15D9F176" w14:textId="77777777" w:rsidR="0080353C" w:rsidRPr="00D00B63" w:rsidRDefault="0080353C" w:rsidP="001B5865">
            <w:pPr>
              <w:spacing w:after="120"/>
              <w:rPr>
                <w:ins w:id="385" w:author="Robert Marshburn" w:date="2018-02-07T13:40:00Z"/>
                <w:iCs/>
                <w:color w:val="000000" w:themeColor="text1"/>
                <w:sz w:val="20"/>
                <w:szCs w:val="20"/>
              </w:rPr>
            </w:pPr>
            <w:ins w:id="386" w:author="Robert Marshburn" w:date="2018-02-07T13:40:00Z">
              <w:r w:rsidRPr="00D00B63">
                <w:rPr>
                  <w:iCs/>
                  <w:color w:val="000000" w:themeColor="text1"/>
                  <w:sz w:val="20"/>
                  <w:szCs w:val="20"/>
                </w:rPr>
                <w:t xml:space="preserve">Marine Corps Primary Voting Member </w:t>
              </w:r>
            </w:ins>
          </w:p>
        </w:tc>
      </w:tr>
      <w:tr w:rsidR="0080353C" w:rsidRPr="00D00B63" w14:paraId="42051DD9" w14:textId="77777777" w:rsidTr="001B5865">
        <w:trPr>
          <w:trHeight w:val="432"/>
          <w:ins w:id="387" w:author="Robert Marshburn" w:date="2018-02-07T13:40:00Z"/>
        </w:trPr>
        <w:tc>
          <w:tcPr>
            <w:tcW w:w="2268" w:type="dxa"/>
            <w:vAlign w:val="bottom"/>
          </w:tcPr>
          <w:p w14:paraId="55AF5528" w14:textId="77777777" w:rsidR="0080353C" w:rsidRPr="00D00B63" w:rsidRDefault="0080353C" w:rsidP="001B5865">
            <w:pPr>
              <w:spacing w:after="120"/>
              <w:rPr>
                <w:ins w:id="388" w:author="Robert Marshburn" w:date="2018-02-07T13:40:00Z"/>
                <w:iCs/>
                <w:color w:val="000000" w:themeColor="text1"/>
                <w:sz w:val="20"/>
                <w:szCs w:val="20"/>
              </w:rPr>
            </w:pPr>
            <w:ins w:id="389" w:author="Robert Marshburn" w:date="2018-02-07T13:40:00Z">
              <w:r w:rsidRPr="00D00B63">
                <w:rPr>
                  <w:iCs/>
                  <w:color w:val="000000" w:themeColor="text1"/>
                  <w:sz w:val="20"/>
                  <w:szCs w:val="20"/>
                </w:rPr>
                <w:t>Mr. Lester (Mick) Zwick</w:t>
              </w:r>
            </w:ins>
          </w:p>
        </w:tc>
        <w:tc>
          <w:tcPr>
            <w:tcW w:w="1710" w:type="dxa"/>
            <w:vAlign w:val="bottom"/>
          </w:tcPr>
          <w:p w14:paraId="4262C968" w14:textId="77777777" w:rsidR="0080353C" w:rsidRPr="00D00B63" w:rsidRDefault="0080353C" w:rsidP="001B5865">
            <w:pPr>
              <w:spacing w:after="120"/>
              <w:rPr>
                <w:ins w:id="390" w:author="Robert Marshburn" w:date="2018-02-07T13:40:00Z"/>
                <w:iCs/>
                <w:color w:val="000000" w:themeColor="text1"/>
                <w:sz w:val="20"/>
                <w:szCs w:val="20"/>
              </w:rPr>
            </w:pPr>
            <w:ins w:id="391" w:author="Robert Marshburn" w:date="2018-02-07T13:40:00Z">
              <w:r w:rsidRPr="00D00B63">
                <w:rPr>
                  <w:iCs/>
                  <w:color w:val="000000" w:themeColor="text1"/>
                  <w:sz w:val="20"/>
                  <w:szCs w:val="20"/>
                </w:rPr>
                <w:t>NAVY</w:t>
              </w:r>
            </w:ins>
          </w:p>
        </w:tc>
        <w:tc>
          <w:tcPr>
            <w:tcW w:w="2947" w:type="dxa"/>
            <w:vAlign w:val="bottom"/>
          </w:tcPr>
          <w:p w14:paraId="62D56782" w14:textId="77777777" w:rsidR="0080353C" w:rsidRPr="00D00B63" w:rsidRDefault="0080353C" w:rsidP="001B5865">
            <w:pPr>
              <w:spacing w:after="120"/>
              <w:rPr>
                <w:ins w:id="392" w:author="Robert Marshburn" w:date="2018-02-07T13:40:00Z"/>
                <w:iCs/>
                <w:color w:val="000000" w:themeColor="text1"/>
                <w:sz w:val="20"/>
                <w:szCs w:val="20"/>
              </w:rPr>
            </w:pPr>
            <w:ins w:id="393" w:author="Robert Marshburn" w:date="2018-02-07T13:40:00Z">
              <w:r>
                <w:fldChar w:fldCharType="begin"/>
              </w:r>
              <w:r>
                <w:instrText xml:space="preserve"> HYPERLINK "mailto:mick.zwick@navy.mil" </w:instrText>
              </w:r>
              <w:r>
                <w:fldChar w:fldCharType="separate"/>
              </w:r>
              <w:r w:rsidRPr="00D00B63">
                <w:rPr>
                  <w:iCs/>
                  <w:color w:val="000000" w:themeColor="text1"/>
                  <w:sz w:val="20"/>
                  <w:szCs w:val="20"/>
                </w:rPr>
                <w:t>mick.zwick@navy.mil</w:t>
              </w:r>
              <w:r>
                <w:rPr>
                  <w:iCs/>
                  <w:color w:val="000000" w:themeColor="text1"/>
                  <w:sz w:val="20"/>
                  <w:szCs w:val="20"/>
                </w:rPr>
                <w:fldChar w:fldCharType="end"/>
              </w:r>
              <w:r w:rsidRPr="00D00B63">
                <w:rPr>
                  <w:iCs/>
                  <w:color w:val="000000" w:themeColor="text1"/>
                  <w:sz w:val="20"/>
                  <w:szCs w:val="20"/>
                </w:rPr>
                <w:t xml:space="preserve"> </w:t>
              </w:r>
            </w:ins>
          </w:p>
        </w:tc>
        <w:tc>
          <w:tcPr>
            <w:tcW w:w="3443" w:type="dxa"/>
            <w:vAlign w:val="bottom"/>
          </w:tcPr>
          <w:p w14:paraId="2FF0C011" w14:textId="77777777" w:rsidR="0080353C" w:rsidRPr="00D00B63" w:rsidRDefault="0080353C" w:rsidP="001B5865">
            <w:pPr>
              <w:spacing w:after="120"/>
              <w:rPr>
                <w:ins w:id="394" w:author="Robert Marshburn" w:date="2018-02-07T13:40:00Z"/>
                <w:iCs/>
                <w:color w:val="000000" w:themeColor="text1"/>
                <w:sz w:val="20"/>
                <w:szCs w:val="20"/>
              </w:rPr>
            </w:pPr>
            <w:ins w:id="395" w:author="Robert Marshburn" w:date="2018-02-07T13:40:00Z">
              <w:r w:rsidRPr="00D00B63">
                <w:rPr>
                  <w:iCs/>
                  <w:color w:val="000000" w:themeColor="text1"/>
                  <w:sz w:val="20"/>
                  <w:szCs w:val="20"/>
                </w:rPr>
                <w:t>Navy Primary Voting Member</w:t>
              </w:r>
              <w:r>
                <w:rPr>
                  <w:iCs/>
                  <w:color w:val="000000" w:themeColor="text1"/>
                  <w:sz w:val="20"/>
                  <w:szCs w:val="20"/>
                </w:rPr>
                <w:t>*</w:t>
              </w:r>
            </w:ins>
          </w:p>
        </w:tc>
      </w:tr>
      <w:tr w:rsidR="0080353C" w:rsidRPr="00D00B63" w14:paraId="4B3B79C7" w14:textId="77777777" w:rsidTr="001B5865">
        <w:trPr>
          <w:trHeight w:val="432"/>
          <w:ins w:id="396" w:author="Robert Marshburn" w:date="2018-02-07T13:40:00Z"/>
        </w:trPr>
        <w:tc>
          <w:tcPr>
            <w:tcW w:w="2268" w:type="dxa"/>
            <w:vAlign w:val="bottom"/>
          </w:tcPr>
          <w:p w14:paraId="5956E738" w14:textId="77777777" w:rsidR="0080353C" w:rsidRPr="00D00B63" w:rsidRDefault="0080353C" w:rsidP="001B5865">
            <w:pPr>
              <w:spacing w:after="120"/>
              <w:rPr>
                <w:ins w:id="397" w:author="Robert Marshburn" w:date="2018-02-07T13:40:00Z"/>
                <w:iCs/>
                <w:color w:val="000000" w:themeColor="text1"/>
                <w:sz w:val="20"/>
                <w:szCs w:val="20"/>
              </w:rPr>
            </w:pPr>
            <w:ins w:id="398" w:author="Robert Marshburn" w:date="2018-02-07T13:40:00Z">
              <w:r w:rsidRPr="00D00B63">
                <w:rPr>
                  <w:iCs/>
                  <w:color w:val="000000" w:themeColor="text1"/>
                  <w:sz w:val="20"/>
                  <w:szCs w:val="20"/>
                </w:rPr>
                <w:t>Mr. Rodney McCoy</w:t>
              </w:r>
            </w:ins>
          </w:p>
        </w:tc>
        <w:tc>
          <w:tcPr>
            <w:tcW w:w="1710" w:type="dxa"/>
            <w:vAlign w:val="bottom"/>
          </w:tcPr>
          <w:p w14:paraId="75F143EE" w14:textId="77777777" w:rsidR="0080353C" w:rsidRPr="00D00B63" w:rsidRDefault="0080353C" w:rsidP="001B5865">
            <w:pPr>
              <w:spacing w:after="120"/>
              <w:rPr>
                <w:ins w:id="399" w:author="Robert Marshburn" w:date="2018-02-07T13:40:00Z"/>
                <w:iCs/>
                <w:color w:val="000000" w:themeColor="text1"/>
                <w:sz w:val="20"/>
                <w:szCs w:val="20"/>
              </w:rPr>
            </w:pPr>
            <w:ins w:id="400" w:author="Robert Marshburn" w:date="2018-02-07T13:40:00Z">
              <w:r>
                <w:rPr>
                  <w:iCs/>
                  <w:color w:val="000000" w:themeColor="text1"/>
                  <w:sz w:val="20"/>
                  <w:szCs w:val="20"/>
                </w:rPr>
                <w:t>JOINT STAFF</w:t>
              </w:r>
              <w:r w:rsidRPr="00D00B63">
                <w:rPr>
                  <w:iCs/>
                  <w:color w:val="000000" w:themeColor="text1"/>
                  <w:sz w:val="20"/>
                  <w:szCs w:val="20"/>
                </w:rPr>
                <w:t>/J6</w:t>
              </w:r>
            </w:ins>
          </w:p>
        </w:tc>
        <w:tc>
          <w:tcPr>
            <w:tcW w:w="2947" w:type="dxa"/>
            <w:vAlign w:val="bottom"/>
          </w:tcPr>
          <w:p w14:paraId="43C7F394" w14:textId="77777777" w:rsidR="0080353C" w:rsidRPr="00D00B63" w:rsidRDefault="0080353C" w:rsidP="001B5865">
            <w:pPr>
              <w:spacing w:after="120"/>
              <w:rPr>
                <w:ins w:id="401" w:author="Robert Marshburn" w:date="2018-02-07T13:40:00Z"/>
                <w:color w:val="000000" w:themeColor="text1"/>
                <w:sz w:val="20"/>
                <w:szCs w:val="20"/>
              </w:rPr>
            </w:pPr>
            <w:ins w:id="402" w:author="Robert Marshburn" w:date="2018-02-07T13:40:00Z">
              <w:r w:rsidRPr="00C112E1">
                <w:rPr>
                  <w:color w:val="000000" w:themeColor="text1"/>
                  <w:sz w:val="20"/>
                  <w:szCs w:val="20"/>
                </w:rPr>
                <w:t>rodney.a.mccoy.civ@mail.mil</w:t>
              </w:r>
            </w:ins>
          </w:p>
        </w:tc>
        <w:tc>
          <w:tcPr>
            <w:tcW w:w="3443" w:type="dxa"/>
            <w:vAlign w:val="bottom"/>
          </w:tcPr>
          <w:p w14:paraId="68D840D1" w14:textId="77777777" w:rsidR="0080353C" w:rsidRPr="00D00B63" w:rsidRDefault="0080353C" w:rsidP="001B5865">
            <w:pPr>
              <w:spacing w:after="120"/>
              <w:rPr>
                <w:ins w:id="403" w:author="Robert Marshburn" w:date="2018-02-07T13:40:00Z"/>
                <w:iCs/>
                <w:color w:val="000000" w:themeColor="text1"/>
                <w:sz w:val="20"/>
                <w:szCs w:val="20"/>
              </w:rPr>
            </w:pPr>
            <w:ins w:id="404" w:author="Robert Marshburn" w:date="2018-02-07T13:40:00Z">
              <w:r>
                <w:rPr>
                  <w:iCs/>
                  <w:color w:val="000000" w:themeColor="text1"/>
                  <w:sz w:val="20"/>
                  <w:szCs w:val="20"/>
                </w:rPr>
                <w:t xml:space="preserve">Alt. </w:t>
              </w:r>
              <w:r w:rsidRPr="00D00B63">
                <w:rPr>
                  <w:iCs/>
                  <w:color w:val="000000" w:themeColor="text1"/>
                  <w:sz w:val="20"/>
                  <w:szCs w:val="20"/>
                </w:rPr>
                <w:t>JS/CCDR Voting Member</w:t>
              </w:r>
            </w:ins>
          </w:p>
        </w:tc>
      </w:tr>
      <w:tr w:rsidR="0080353C" w:rsidRPr="00D00B63" w14:paraId="0C6D88F7" w14:textId="77777777" w:rsidTr="001B5865">
        <w:trPr>
          <w:trHeight w:val="432"/>
          <w:ins w:id="405" w:author="Robert Marshburn" w:date="2018-02-07T13:40:00Z"/>
        </w:trPr>
        <w:tc>
          <w:tcPr>
            <w:tcW w:w="2268" w:type="dxa"/>
            <w:vAlign w:val="bottom"/>
          </w:tcPr>
          <w:p w14:paraId="43BB97B1" w14:textId="77777777" w:rsidR="0080353C" w:rsidRPr="00D00B63" w:rsidRDefault="0080353C" w:rsidP="001B5865">
            <w:pPr>
              <w:spacing w:after="120"/>
              <w:rPr>
                <w:ins w:id="406" w:author="Robert Marshburn" w:date="2018-02-07T13:40:00Z"/>
                <w:iCs/>
                <w:color w:val="000000" w:themeColor="text1"/>
                <w:sz w:val="20"/>
                <w:szCs w:val="20"/>
              </w:rPr>
            </w:pPr>
            <w:ins w:id="407" w:author="Robert Marshburn" w:date="2018-02-07T13:40:00Z">
              <w:r w:rsidRPr="00D00B63">
                <w:rPr>
                  <w:iCs/>
                  <w:color w:val="000000" w:themeColor="text1"/>
                  <w:sz w:val="20"/>
                  <w:szCs w:val="20"/>
                </w:rPr>
                <w:lastRenderedPageBreak/>
                <w:t>Mr. Lam Hoang</w:t>
              </w:r>
            </w:ins>
          </w:p>
        </w:tc>
        <w:tc>
          <w:tcPr>
            <w:tcW w:w="1710" w:type="dxa"/>
            <w:vAlign w:val="bottom"/>
          </w:tcPr>
          <w:p w14:paraId="0EB73752" w14:textId="77777777" w:rsidR="0080353C" w:rsidRPr="00D00B63" w:rsidRDefault="0080353C" w:rsidP="001B5865">
            <w:pPr>
              <w:spacing w:after="120"/>
              <w:rPr>
                <w:ins w:id="408" w:author="Robert Marshburn" w:date="2018-02-07T13:40:00Z"/>
                <w:iCs/>
                <w:color w:val="000000" w:themeColor="text1"/>
                <w:sz w:val="20"/>
                <w:szCs w:val="20"/>
              </w:rPr>
            </w:pPr>
            <w:ins w:id="409" w:author="Robert Marshburn" w:date="2018-02-07T13:40:00Z">
              <w:r w:rsidRPr="00D00B63">
                <w:rPr>
                  <w:iCs/>
                  <w:color w:val="000000" w:themeColor="text1"/>
                  <w:sz w:val="20"/>
                  <w:szCs w:val="20"/>
                </w:rPr>
                <w:t>DISA/</w:t>
              </w:r>
              <w:r>
                <w:rPr>
                  <w:iCs/>
                  <w:color w:val="000000" w:themeColor="text1"/>
                  <w:sz w:val="20"/>
                  <w:szCs w:val="20"/>
                </w:rPr>
                <w:t xml:space="preserve"> DBE3</w:t>
              </w:r>
            </w:ins>
          </w:p>
        </w:tc>
        <w:tc>
          <w:tcPr>
            <w:tcW w:w="2947" w:type="dxa"/>
            <w:vAlign w:val="bottom"/>
          </w:tcPr>
          <w:p w14:paraId="25D20C59" w14:textId="77777777" w:rsidR="0080353C" w:rsidRPr="00D00B63" w:rsidRDefault="0080353C" w:rsidP="001B5865">
            <w:pPr>
              <w:spacing w:after="120"/>
              <w:rPr>
                <w:ins w:id="410" w:author="Robert Marshburn" w:date="2018-02-07T13:40:00Z"/>
                <w:iCs/>
                <w:color w:val="000000" w:themeColor="text1"/>
                <w:sz w:val="20"/>
                <w:szCs w:val="20"/>
              </w:rPr>
            </w:pPr>
            <w:ins w:id="411" w:author="Robert Marshburn" w:date="2018-02-07T13:40:00Z">
              <w:r>
                <w:fldChar w:fldCharType="begin"/>
              </w:r>
              <w:r>
                <w:instrText xml:space="preserve"> HYPERLINK "mailto:lam.d.hoang.civ@mail.mil" </w:instrText>
              </w:r>
              <w:r>
                <w:fldChar w:fldCharType="separate"/>
              </w:r>
              <w:r w:rsidRPr="00D00B63">
                <w:rPr>
                  <w:iCs/>
                  <w:color w:val="000000" w:themeColor="text1"/>
                  <w:sz w:val="20"/>
                  <w:szCs w:val="20"/>
                </w:rPr>
                <w:t>lam.d.hoang.civ@mail.mil</w:t>
              </w:r>
              <w:r>
                <w:rPr>
                  <w:iCs/>
                  <w:color w:val="000000" w:themeColor="text1"/>
                  <w:sz w:val="20"/>
                  <w:szCs w:val="20"/>
                </w:rPr>
                <w:fldChar w:fldCharType="end"/>
              </w:r>
            </w:ins>
          </w:p>
        </w:tc>
        <w:tc>
          <w:tcPr>
            <w:tcW w:w="3443" w:type="dxa"/>
            <w:vAlign w:val="bottom"/>
          </w:tcPr>
          <w:p w14:paraId="063077B8" w14:textId="77777777" w:rsidR="0080353C" w:rsidRPr="00D00B63" w:rsidRDefault="0080353C" w:rsidP="001B5865">
            <w:pPr>
              <w:spacing w:after="120"/>
              <w:rPr>
                <w:ins w:id="412" w:author="Robert Marshburn" w:date="2018-02-07T13:40:00Z"/>
                <w:iCs/>
                <w:color w:val="000000" w:themeColor="text1"/>
                <w:sz w:val="20"/>
                <w:szCs w:val="20"/>
              </w:rPr>
            </w:pPr>
            <w:ins w:id="413" w:author="Robert Marshburn" w:date="2018-02-07T13:40:00Z">
              <w:r w:rsidRPr="00D00B63">
                <w:rPr>
                  <w:iCs/>
                  <w:color w:val="000000" w:themeColor="text1"/>
                  <w:sz w:val="20"/>
                  <w:szCs w:val="20"/>
                </w:rPr>
                <w:t>DISA Support</w:t>
              </w:r>
            </w:ins>
          </w:p>
        </w:tc>
      </w:tr>
      <w:tr w:rsidR="0080353C" w:rsidRPr="00D00B63" w14:paraId="5A354E1E" w14:textId="77777777" w:rsidTr="001B5865">
        <w:trPr>
          <w:trHeight w:val="432"/>
          <w:ins w:id="414" w:author="Robert Marshburn" w:date="2018-02-07T13:40:00Z"/>
        </w:trPr>
        <w:tc>
          <w:tcPr>
            <w:tcW w:w="2268" w:type="dxa"/>
            <w:vAlign w:val="bottom"/>
          </w:tcPr>
          <w:p w14:paraId="612C2B45" w14:textId="77777777" w:rsidR="0080353C" w:rsidRPr="00D00B63" w:rsidRDefault="0080353C" w:rsidP="001B5865">
            <w:pPr>
              <w:spacing w:after="120"/>
              <w:rPr>
                <w:ins w:id="415" w:author="Robert Marshburn" w:date="2018-02-07T13:40:00Z"/>
                <w:iCs/>
                <w:color w:val="000000" w:themeColor="text1"/>
                <w:sz w:val="20"/>
                <w:szCs w:val="20"/>
              </w:rPr>
            </w:pPr>
            <w:ins w:id="416" w:author="Robert Marshburn" w:date="2018-02-07T13:40:00Z">
              <w:r w:rsidRPr="00D00B63">
                <w:rPr>
                  <w:iCs/>
                  <w:color w:val="000000" w:themeColor="text1"/>
                  <w:sz w:val="20"/>
                  <w:szCs w:val="20"/>
                </w:rPr>
                <w:t>Mr. Jeff Forbes</w:t>
              </w:r>
            </w:ins>
          </w:p>
        </w:tc>
        <w:tc>
          <w:tcPr>
            <w:tcW w:w="1710" w:type="dxa"/>
            <w:vAlign w:val="bottom"/>
          </w:tcPr>
          <w:p w14:paraId="7684D11A" w14:textId="77777777" w:rsidR="0080353C" w:rsidRPr="00D00B63" w:rsidRDefault="0080353C" w:rsidP="001B5865">
            <w:pPr>
              <w:spacing w:after="120"/>
              <w:rPr>
                <w:ins w:id="417" w:author="Robert Marshburn" w:date="2018-02-07T13:40:00Z"/>
                <w:iCs/>
                <w:color w:val="000000" w:themeColor="text1"/>
                <w:sz w:val="20"/>
                <w:szCs w:val="20"/>
              </w:rPr>
            </w:pPr>
            <w:ins w:id="418" w:author="Robert Marshburn" w:date="2018-02-07T13:40:00Z">
              <w:r w:rsidRPr="00D00B63">
                <w:rPr>
                  <w:iCs/>
                  <w:color w:val="000000" w:themeColor="text1"/>
                  <w:sz w:val="20"/>
                  <w:szCs w:val="20"/>
                </w:rPr>
                <w:t>DISA/</w:t>
              </w:r>
              <w:r>
                <w:rPr>
                  <w:iCs/>
                  <w:color w:val="000000" w:themeColor="text1"/>
                  <w:sz w:val="20"/>
                  <w:szCs w:val="20"/>
                </w:rPr>
                <w:t xml:space="preserve"> DBE3</w:t>
              </w:r>
            </w:ins>
          </w:p>
        </w:tc>
        <w:tc>
          <w:tcPr>
            <w:tcW w:w="2947" w:type="dxa"/>
            <w:vAlign w:val="bottom"/>
          </w:tcPr>
          <w:p w14:paraId="6056C6E2" w14:textId="77777777" w:rsidR="0080353C" w:rsidRPr="00D00B63" w:rsidRDefault="0080353C" w:rsidP="001B5865">
            <w:pPr>
              <w:spacing w:after="120"/>
              <w:rPr>
                <w:ins w:id="419" w:author="Robert Marshburn" w:date="2018-02-07T13:40:00Z"/>
                <w:iCs/>
                <w:color w:val="000000" w:themeColor="text1"/>
                <w:sz w:val="20"/>
                <w:szCs w:val="20"/>
              </w:rPr>
            </w:pPr>
            <w:ins w:id="420" w:author="Robert Marshburn" w:date="2018-02-07T13:40:00Z">
              <w:r>
                <w:fldChar w:fldCharType="begin"/>
              </w:r>
              <w:r>
                <w:instrText xml:space="preserve"> HYPERLINK "mailto:jeffery.c.forbes.civ@mail.mil" </w:instrText>
              </w:r>
              <w:r>
                <w:fldChar w:fldCharType="separate"/>
              </w:r>
              <w:r w:rsidRPr="00D00B63">
                <w:rPr>
                  <w:iCs/>
                  <w:color w:val="000000" w:themeColor="text1"/>
                  <w:sz w:val="20"/>
                  <w:szCs w:val="20"/>
                </w:rPr>
                <w:t>jeffery.c.forbes.civ@mail.mil</w:t>
              </w:r>
              <w:r>
                <w:rPr>
                  <w:iCs/>
                  <w:color w:val="000000" w:themeColor="text1"/>
                  <w:sz w:val="20"/>
                  <w:szCs w:val="20"/>
                </w:rPr>
                <w:fldChar w:fldCharType="end"/>
              </w:r>
            </w:ins>
          </w:p>
        </w:tc>
        <w:tc>
          <w:tcPr>
            <w:tcW w:w="3443" w:type="dxa"/>
            <w:vAlign w:val="bottom"/>
          </w:tcPr>
          <w:p w14:paraId="7C18B06D" w14:textId="77777777" w:rsidR="0080353C" w:rsidRPr="00D00B63" w:rsidRDefault="0080353C" w:rsidP="001B5865">
            <w:pPr>
              <w:spacing w:after="120"/>
              <w:rPr>
                <w:ins w:id="421" w:author="Robert Marshburn" w:date="2018-02-07T13:40:00Z"/>
                <w:iCs/>
                <w:color w:val="000000" w:themeColor="text1"/>
                <w:sz w:val="20"/>
                <w:szCs w:val="20"/>
              </w:rPr>
            </w:pPr>
            <w:ins w:id="422" w:author="Robert Marshburn" w:date="2018-02-07T13:40:00Z">
              <w:r>
                <w:rPr>
                  <w:iCs/>
                  <w:color w:val="000000" w:themeColor="text1"/>
                  <w:sz w:val="20"/>
                  <w:szCs w:val="20"/>
                </w:rPr>
                <w:t>DISA Support (CCB Chairman 17-2)</w:t>
              </w:r>
            </w:ins>
          </w:p>
        </w:tc>
      </w:tr>
      <w:tr w:rsidR="0080353C" w:rsidRPr="00D00B63" w14:paraId="6FDED124" w14:textId="77777777" w:rsidTr="001B5865">
        <w:trPr>
          <w:trHeight w:val="432"/>
          <w:ins w:id="423" w:author="Robert Marshburn" w:date="2018-02-07T13:40:00Z"/>
        </w:trPr>
        <w:tc>
          <w:tcPr>
            <w:tcW w:w="2268" w:type="dxa"/>
            <w:vAlign w:val="bottom"/>
          </w:tcPr>
          <w:p w14:paraId="4A02ACF0" w14:textId="77777777" w:rsidR="0080353C" w:rsidRPr="00D00B63" w:rsidRDefault="0080353C" w:rsidP="001B5865">
            <w:pPr>
              <w:spacing w:after="120"/>
              <w:rPr>
                <w:ins w:id="424" w:author="Robert Marshburn" w:date="2018-02-07T13:40:00Z"/>
                <w:iCs/>
                <w:color w:val="000000" w:themeColor="text1"/>
                <w:sz w:val="20"/>
                <w:szCs w:val="20"/>
              </w:rPr>
            </w:pPr>
            <w:ins w:id="425" w:author="Robert Marshburn" w:date="2018-02-07T13:40:00Z">
              <w:r>
                <w:rPr>
                  <w:iCs/>
                  <w:color w:val="000000" w:themeColor="text1"/>
                  <w:sz w:val="20"/>
                  <w:szCs w:val="20"/>
                </w:rPr>
                <w:t>Mr. Jeff King</w:t>
              </w:r>
            </w:ins>
          </w:p>
        </w:tc>
        <w:tc>
          <w:tcPr>
            <w:tcW w:w="1710" w:type="dxa"/>
            <w:vAlign w:val="bottom"/>
          </w:tcPr>
          <w:p w14:paraId="63B15D6F" w14:textId="77777777" w:rsidR="0080353C" w:rsidRPr="00D00B63" w:rsidRDefault="0080353C" w:rsidP="001B5865">
            <w:pPr>
              <w:spacing w:after="120"/>
              <w:rPr>
                <w:ins w:id="426" w:author="Robert Marshburn" w:date="2018-02-07T13:40:00Z"/>
                <w:iCs/>
                <w:color w:val="000000" w:themeColor="text1"/>
                <w:sz w:val="20"/>
                <w:szCs w:val="20"/>
              </w:rPr>
            </w:pPr>
            <w:ins w:id="427" w:author="Robert Marshburn" w:date="2018-02-07T13:40:00Z">
              <w:r>
                <w:rPr>
                  <w:iCs/>
                  <w:color w:val="000000" w:themeColor="text1"/>
                  <w:sz w:val="20"/>
                  <w:szCs w:val="20"/>
                </w:rPr>
                <w:t>NG</w:t>
              </w:r>
            </w:ins>
          </w:p>
        </w:tc>
        <w:tc>
          <w:tcPr>
            <w:tcW w:w="2947" w:type="dxa"/>
            <w:vAlign w:val="bottom"/>
          </w:tcPr>
          <w:p w14:paraId="265A5AE5" w14:textId="77777777" w:rsidR="0080353C" w:rsidRDefault="0080353C" w:rsidP="001B5865">
            <w:pPr>
              <w:spacing w:after="120"/>
              <w:rPr>
                <w:ins w:id="428" w:author="Robert Marshburn" w:date="2018-02-07T13:40:00Z"/>
              </w:rPr>
            </w:pPr>
            <w:ins w:id="429" w:author="Robert Marshburn" w:date="2018-02-07T13:40:00Z">
              <w:r w:rsidRPr="00C112E1">
                <w:rPr>
                  <w:iCs/>
                  <w:color w:val="000000" w:themeColor="text1"/>
                  <w:sz w:val="20"/>
                  <w:szCs w:val="20"/>
                </w:rPr>
                <w:t>Jeffrey.King@ngc.com</w:t>
              </w:r>
            </w:ins>
          </w:p>
        </w:tc>
        <w:tc>
          <w:tcPr>
            <w:tcW w:w="3443" w:type="dxa"/>
            <w:vAlign w:val="bottom"/>
          </w:tcPr>
          <w:p w14:paraId="735DC86C" w14:textId="77777777" w:rsidR="0080353C" w:rsidRPr="00D00B63" w:rsidRDefault="0080353C" w:rsidP="001B5865">
            <w:pPr>
              <w:spacing w:after="120"/>
              <w:rPr>
                <w:ins w:id="430" w:author="Robert Marshburn" w:date="2018-02-07T13:40:00Z"/>
                <w:iCs/>
                <w:color w:val="000000" w:themeColor="text1"/>
                <w:sz w:val="20"/>
                <w:szCs w:val="20"/>
              </w:rPr>
            </w:pPr>
            <w:ins w:id="431" w:author="Robert Marshburn" w:date="2018-02-07T13:40:00Z">
              <w:r w:rsidRPr="00D00B63">
                <w:rPr>
                  <w:iCs/>
                  <w:color w:val="000000" w:themeColor="text1"/>
                  <w:sz w:val="20"/>
                  <w:szCs w:val="20"/>
                </w:rPr>
                <w:t>DISA Support</w:t>
              </w:r>
            </w:ins>
          </w:p>
        </w:tc>
      </w:tr>
      <w:tr w:rsidR="0080353C" w:rsidRPr="00D00B63" w14:paraId="3B649ADD" w14:textId="77777777" w:rsidTr="001B5865">
        <w:trPr>
          <w:trHeight w:val="432"/>
          <w:ins w:id="432" w:author="Robert Marshburn" w:date="2018-02-07T13:40:00Z"/>
        </w:trPr>
        <w:tc>
          <w:tcPr>
            <w:tcW w:w="2268" w:type="dxa"/>
            <w:vAlign w:val="bottom"/>
          </w:tcPr>
          <w:p w14:paraId="520A404C" w14:textId="77777777" w:rsidR="0080353C" w:rsidRDefault="0080353C" w:rsidP="001B5865">
            <w:pPr>
              <w:spacing w:after="120"/>
              <w:rPr>
                <w:ins w:id="433" w:author="Robert Marshburn" w:date="2018-02-07T13:40:00Z"/>
                <w:iCs/>
                <w:color w:val="000000" w:themeColor="text1"/>
                <w:sz w:val="20"/>
                <w:szCs w:val="20"/>
              </w:rPr>
            </w:pPr>
            <w:ins w:id="434" w:author="Robert Marshburn" w:date="2018-02-07T13:40:00Z">
              <w:r>
                <w:rPr>
                  <w:iCs/>
                  <w:color w:val="000000" w:themeColor="text1"/>
                  <w:sz w:val="20"/>
                  <w:szCs w:val="20"/>
                </w:rPr>
                <w:t>Ms. Laura Burkhart</w:t>
              </w:r>
            </w:ins>
          </w:p>
        </w:tc>
        <w:tc>
          <w:tcPr>
            <w:tcW w:w="1710" w:type="dxa"/>
            <w:vAlign w:val="bottom"/>
          </w:tcPr>
          <w:p w14:paraId="6E5184F0" w14:textId="77777777" w:rsidR="0080353C" w:rsidRDefault="0080353C" w:rsidP="001B5865">
            <w:pPr>
              <w:spacing w:after="120"/>
              <w:rPr>
                <w:ins w:id="435" w:author="Robert Marshburn" w:date="2018-02-07T13:40:00Z"/>
                <w:iCs/>
                <w:color w:val="000000" w:themeColor="text1"/>
                <w:sz w:val="20"/>
                <w:szCs w:val="20"/>
              </w:rPr>
            </w:pPr>
            <w:ins w:id="436" w:author="Robert Marshburn" w:date="2018-02-07T13:40:00Z">
              <w:r>
                <w:rPr>
                  <w:iCs/>
                  <w:color w:val="000000" w:themeColor="text1"/>
                  <w:sz w:val="20"/>
                  <w:szCs w:val="20"/>
                </w:rPr>
                <w:t>GTRI</w:t>
              </w:r>
            </w:ins>
          </w:p>
        </w:tc>
        <w:tc>
          <w:tcPr>
            <w:tcW w:w="2947" w:type="dxa"/>
            <w:vAlign w:val="bottom"/>
          </w:tcPr>
          <w:p w14:paraId="4865E984" w14:textId="77777777" w:rsidR="0080353C" w:rsidRPr="00C112E1" w:rsidRDefault="0080353C" w:rsidP="001B5865">
            <w:pPr>
              <w:spacing w:after="120"/>
              <w:rPr>
                <w:ins w:id="437" w:author="Robert Marshburn" w:date="2018-02-07T13:40:00Z"/>
                <w:iCs/>
                <w:color w:val="000000" w:themeColor="text1"/>
                <w:sz w:val="20"/>
                <w:szCs w:val="20"/>
              </w:rPr>
            </w:pPr>
            <w:ins w:id="438" w:author="Robert Marshburn" w:date="2018-02-07T13:40:00Z">
              <w:r w:rsidRPr="00C112E1">
                <w:rPr>
                  <w:iCs/>
                  <w:color w:val="000000" w:themeColor="text1"/>
                  <w:sz w:val="20"/>
                  <w:szCs w:val="20"/>
                </w:rPr>
                <w:t>Laura.Burkhart@gtri.gatech.edu</w:t>
              </w:r>
            </w:ins>
          </w:p>
        </w:tc>
        <w:tc>
          <w:tcPr>
            <w:tcW w:w="3443" w:type="dxa"/>
            <w:vAlign w:val="bottom"/>
          </w:tcPr>
          <w:p w14:paraId="08BC5063" w14:textId="77777777" w:rsidR="0080353C" w:rsidRPr="00D00B63" w:rsidRDefault="0080353C" w:rsidP="001B5865">
            <w:pPr>
              <w:spacing w:after="120"/>
              <w:rPr>
                <w:ins w:id="439" w:author="Robert Marshburn" w:date="2018-02-07T13:40:00Z"/>
                <w:iCs/>
                <w:color w:val="000000" w:themeColor="text1"/>
                <w:sz w:val="20"/>
                <w:szCs w:val="20"/>
              </w:rPr>
            </w:pPr>
            <w:ins w:id="440" w:author="Robert Marshburn" w:date="2018-02-07T13:40:00Z">
              <w:r>
                <w:rPr>
                  <w:iCs/>
                  <w:color w:val="000000" w:themeColor="text1"/>
                  <w:sz w:val="20"/>
                  <w:szCs w:val="20"/>
                </w:rPr>
                <w:t>JS Support</w:t>
              </w:r>
            </w:ins>
          </w:p>
        </w:tc>
      </w:tr>
      <w:tr w:rsidR="0080353C" w:rsidRPr="00D00B63" w14:paraId="1591F5D8" w14:textId="77777777" w:rsidTr="001B5865">
        <w:trPr>
          <w:trHeight w:val="432"/>
          <w:ins w:id="441" w:author="Robert Marshburn" w:date="2018-02-07T13:40:00Z"/>
        </w:trPr>
        <w:tc>
          <w:tcPr>
            <w:tcW w:w="2268" w:type="dxa"/>
            <w:vAlign w:val="bottom"/>
          </w:tcPr>
          <w:p w14:paraId="1D95F345" w14:textId="77777777" w:rsidR="0080353C" w:rsidRPr="00D00B63" w:rsidRDefault="0080353C" w:rsidP="001B5865">
            <w:pPr>
              <w:spacing w:after="120"/>
              <w:rPr>
                <w:ins w:id="442" w:author="Robert Marshburn" w:date="2018-02-07T13:40:00Z"/>
                <w:iCs/>
                <w:color w:val="000000" w:themeColor="text1"/>
                <w:sz w:val="20"/>
                <w:szCs w:val="20"/>
              </w:rPr>
            </w:pPr>
            <w:ins w:id="443" w:author="Robert Marshburn" w:date="2018-02-07T13:40:00Z">
              <w:r>
                <w:rPr>
                  <w:iCs/>
                  <w:color w:val="000000" w:themeColor="text1"/>
                  <w:sz w:val="20"/>
                  <w:szCs w:val="20"/>
                </w:rPr>
                <w:t>Mr. John Schneider</w:t>
              </w:r>
            </w:ins>
          </w:p>
        </w:tc>
        <w:tc>
          <w:tcPr>
            <w:tcW w:w="1710" w:type="dxa"/>
            <w:vAlign w:val="bottom"/>
          </w:tcPr>
          <w:p w14:paraId="1CA24F86" w14:textId="77777777" w:rsidR="0080353C" w:rsidRPr="00D00B63" w:rsidRDefault="0080353C" w:rsidP="001B5865">
            <w:pPr>
              <w:spacing w:after="120"/>
              <w:rPr>
                <w:ins w:id="444" w:author="Robert Marshburn" w:date="2018-02-07T13:40:00Z"/>
                <w:iCs/>
                <w:color w:val="000000" w:themeColor="text1"/>
                <w:sz w:val="20"/>
                <w:szCs w:val="20"/>
              </w:rPr>
            </w:pPr>
            <w:ins w:id="445" w:author="Robert Marshburn" w:date="2018-02-07T13:40:00Z">
              <w:r>
                <w:rPr>
                  <w:iCs/>
                  <w:color w:val="000000" w:themeColor="text1"/>
                  <w:sz w:val="20"/>
                  <w:szCs w:val="20"/>
                </w:rPr>
                <w:t>AgileDelta</w:t>
              </w:r>
            </w:ins>
          </w:p>
        </w:tc>
        <w:tc>
          <w:tcPr>
            <w:tcW w:w="2947" w:type="dxa"/>
            <w:vAlign w:val="bottom"/>
          </w:tcPr>
          <w:p w14:paraId="19D176AA" w14:textId="77777777" w:rsidR="0080353C" w:rsidRPr="00D00B63" w:rsidRDefault="0080353C" w:rsidP="001B5865">
            <w:pPr>
              <w:spacing w:after="120"/>
              <w:rPr>
                <w:ins w:id="446" w:author="Robert Marshburn" w:date="2018-02-07T13:40:00Z"/>
                <w:iCs/>
                <w:color w:val="000000" w:themeColor="text1"/>
                <w:sz w:val="20"/>
                <w:szCs w:val="20"/>
              </w:rPr>
            </w:pPr>
            <w:ins w:id="447" w:author="Robert Marshburn" w:date="2018-02-07T13:40:00Z">
              <w:r w:rsidRPr="00933C70">
                <w:rPr>
                  <w:iCs/>
                  <w:color w:val="000000" w:themeColor="text1"/>
                  <w:sz w:val="20"/>
                  <w:szCs w:val="20"/>
                </w:rPr>
                <w:t>John.schneider@agiledelta.com</w:t>
              </w:r>
            </w:ins>
          </w:p>
        </w:tc>
        <w:tc>
          <w:tcPr>
            <w:tcW w:w="3443" w:type="dxa"/>
            <w:vAlign w:val="bottom"/>
          </w:tcPr>
          <w:p w14:paraId="13C206F7" w14:textId="77777777" w:rsidR="0080353C" w:rsidRPr="00D00B63" w:rsidRDefault="0080353C" w:rsidP="001B5865">
            <w:pPr>
              <w:spacing w:after="120"/>
              <w:rPr>
                <w:ins w:id="448" w:author="Robert Marshburn" w:date="2018-02-07T13:40:00Z"/>
                <w:iCs/>
                <w:color w:val="000000" w:themeColor="text1"/>
                <w:sz w:val="20"/>
                <w:szCs w:val="20"/>
              </w:rPr>
            </w:pPr>
            <w:ins w:id="449" w:author="Robert Marshburn" w:date="2018-02-07T13:40:00Z">
              <w:r>
                <w:rPr>
                  <w:iCs/>
                  <w:color w:val="000000" w:themeColor="text1"/>
                  <w:sz w:val="20"/>
                  <w:szCs w:val="20"/>
                </w:rPr>
                <w:t>Army Support</w:t>
              </w:r>
            </w:ins>
          </w:p>
        </w:tc>
      </w:tr>
      <w:tr w:rsidR="0080353C" w:rsidRPr="00D00B63" w14:paraId="01741861" w14:textId="77777777" w:rsidTr="001B5865">
        <w:trPr>
          <w:trHeight w:val="432"/>
          <w:ins w:id="450" w:author="Robert Marshburn" w:date="2018-02-07T13:40:00Z"/>
        </w:trPr>
        <w:tc>
          <w:tcPr>
            <w:tcW w:w="2268" w:type="dxa"/>
            <w:vAlign w:val="bottom"/>
          </w:tcPr>
          <w:p w14:paraId="1B911738" w14:textId="77777777" w:rsidR="0080353C" w:rsidRPr="00452C6D" w:rsidRDefault="0080353C" w:rsidP="001B5865">
            <w:pPr>
              <w:spacing w:after="120"/>
              <w:rPr>
                <w:ins w:id="451" w:author="Robert Marshburn" w:date="2018-02-07T13:40:00Z"/>
                <w:iCs/>
                <w:color w:val="000000" w:themeColor="text1"/>
                <w:sz w:val="20"/>
                <w:szCs w:val="20"/>
              </w:rPr>
            </w:pPr>
            <w:ins w:id="452" w:author="Robert Marshburn" w:date="2018-02-07T13:40:00Z">
              <w:r>
                <w:rPr>
                  <w:iCs/>
                  <w:color w:val="000000" w:themeColor="text1"/>
                  <w:sz w:val="20"/>
                  <w:szCs w:val="20"/>
                </w:rPr>
                <w:t>Mr. Joseph Maier</w:t>
              </w:r>
            </w:ins>
          </w:p>
        </w:tc>
        <w:tc>
          <w:tcPr>
            <w:tcW w:w="1710" w:type="dxa"/>
            <w:vAlign w:val="bottom"/>
          </w:tcPr>
          <w:p w14:paraId="28347837" w14:textId="77777777" w:rsidR="0080353C" w:rsidRPr="00D00B63" w:rsidRDefault="0080353C" w:rsidP="001B5865">
            <w:pPr>
              <w:spacing w:after="120"/>
              <w:rPr>
                <w:ins w:id="453" w:author="Robert Marshburn" w:date="2018-02-07T13:40:00Z"/>
                <w:iCs/>
                <w:color w:val="000000" w:themeColor="text1"/>
                <w:sz w:val="20"/>
                <w:szCs w:val="20"/>
              </w:rPr>
            </w:pPr>
            <w:ins w:id="454" w:author="Robert Marshburn" w:date="2018-02-07T13:40:00Z">
              <w:r>
                <w:rPr>
                  <w:iCs/>
                  <w:color w:val="000000" w:themeColor="text1"/>
                  <w:sz w:val="20"/>
                  <w:szCs w:val="20"/>
                </w:rPr>
                <w:t>CACI</w:t>
              </w:r>
            </w:ins>
          </w:p>
        </w:tc>
        <w:tc>
          <w:tcPr>
            <w:tcW w:w="2947" w:type="dxa"/>
            <w:vAlign w:val="bottom"/>
          </w:tcPr>
          <w:p w14:paraId="7FF4AAA5" w14:textId="77777777" w:rsidR="0080353C" w:rsidRPr="00D00B63" w:rsidRDefault="0080353C" w:rsidP="001B5865">
            <w:pPr>
              <w:spacing w:after="120"/>
              <w:rPr>
                <w:ins w:id="455" w:author="Robert Marshburn" w:date="2018-02-07T13:40:00Z"/>
                <w:sz w:val="20"/>
                <w:szCs w:val="20"/>
              </w:rPr>
            </w:pPr>
            <w:ins w:id="456" w:author="Robert Marshburn" w:date="2018-02-07T13:40:00Z">
              <w:r w:rsidRPr="00933C70">
                <w:rPr>
                  <w:sz w:val="20"/>
                  <w:szCs w:val="20"/>
                </w:rPr>
                <w:t>jmaier@caci.com</w:t>
              </w:r>
            </w:ins>
          </w:p>
        </w:tc>
        <w:tc>
          <w:tcPr>
            <w:tcW w:w="3443" w:type="dxa"/>
            <w:vAlign w:val="bottom"/>
          </w:tcPr>
          <w:p w14:paraId="684385E2" w14:textId="77777777" w:rsidR="0080353C" w:rsidRPr="00D00B63" w:rsidRDefault="0080353C" w:rsidP="001B5865">
            <w:pPr>
              <w:spacing w:after="120"/>
              <w:rPr>
                <w:ins w:id="457" w:author="Robert Marshburn" w:date="2018-02-07T13:40:00Z"/>
                <w:iCs/>
                <w:color w:val="000000" w:themeColor="text1"/>
                <w:sz w:val="20"/>
                <w:szCs w:val="20"/>
              </w:rPr>
            </w:pPr>
            <w:ins w:id="458" w:author="Robert Marshburn" w:date="2018-02-07T13:40:00Z">
              <w:r>
                <w:rPr>
                  <w:iCs/>
                  <w:color w:val="000000" w:themeColor="text1"/>
                  <w:sz w:val="20"/>
                  <w:szCs w:val="20"/>
                </w:rPr>
                <w:t>Army Support</w:t>
              </w:r>
            </w:ins>
          </w:p>
        </w:tc>
      </w:tr>
      <w:tr w:rsidR="0080353C" w:rsidRPr="00D00B63" w14:paraId="5B86581D" w14:textId="77777777" w:rsidTr="001B5865">
        <w:trPr>
          <w:trHeight w:val="432"/>
          <w:ins w:id="459" w:author="Robert Marshburn" w:date="2018-02-07T13:40:00Z"/>
        </w:trPr>
        <w:tc>
          <w:tcPr>
            <w:tcW w:w="2268" w:type="dxa"/>
            <w:vAlign w:val="bottom"/>
          </w:tcPr>
          <w:p w14:paraId="5DD7FC94" w14:textId="77777777" w:rsidR="0080353C" w:rsidRPr="00D00B63" w:rsidRDefault="0080353C" w:rsidP="001B5865">
            <w:pPr>
              <w:spacing w:after="120"/>
              <w:rPr>
                <w:ins w:id="460" w:author="Robert Marshburn" w:date="2018-02-07T13:40:00Z"/>
                <w:iCs/>
                <w:color w:val="000000" w:themeColor="text1"/>
                <w:sz w:val="20"/>
                <w:szCs w:val="20"/>
              </w:rPr>
            </w:pPr>
            <w:ins w:id="461" w:author="Robert Marshburn" w:date="2018-02-07T13:40:00Z">
              <w:r w:rsidRPr="00D00B63">
                <w:rPr>
                  <w:iCs/>
                  <w:color w:val="000000" w:themeColor="text1"/>
                  <w:sz w:val="20"/>
                  <w:szCs w:val="20"/>
                </w:rPr>
                <w:t>Mr. Charles Chipman</w:t>
              </w:r>
            </w:ins>
          </w:p>
        </w:tc>
        <w:tc>
          <w:tcPr>
            <w:tcW w:w="1710" w:type="dxa"/>
            <w:vAlign w:val="bottom"/>
          </w:tcPr>
          <w:p w14:paraId="4201B493" w14:textId="77777777" w:rsidR="0080353C" w:rsidRPr="00D00B63" w:rsidRDefault="0080353C" w:rsidP="001B5865">
            <w:pPr>
              <w:spacing w:after="120"/>
              <w:rPr>
                <w:ins w:id="462" w:author="Robert Marshburn" w:date="2018-02-07T13:40:00Z"/>
                <w:iCs/>
                <w:color w:val="000000" w:themeColor="text1"/>
                <w:sz w:val="20"/>
                <w:szCs w:val="20"/>
              </w:rPr>
            </w:pPr>
            <w:ins w:id="463" w:author="Robert Marshburn" w:date="2018-02-07T13:40:00Z">
              <w:r w:rsidRPr="00D00B63">
                <w:rPr>
                  <w:iCs/>
                  <w:color w:val="000000" w:themeColor="text1"/>
                  <w:sz w:val="20"/>
                  <w:szCs w:val="20"/>
                </w:rPr>
                <w:t>AIR FORCE</w:t>
              </w:r>
            </w:ins>
          </w:p>
        </w:tc>
        <w:tc>
          <w:tcPr>
            <w:tcW w:w="2947" w:type="dxa"/>
            <w:vAlign w:val="bottom"/>
          </w:tcPr>
          <w:p w14:paraId="5679458A" w14:textId="77777777" w:rsidR="0080353C" w:rsidRPr="00D00B63" w:rsidRDefault="0080353C" w:rsidP="001B5865">
            <w:pPr>
              <w:spacing w:after="120"/>
              <w:rPr>
                <w:ins w:id="464" w:author="Robert Marshburn" w:date="2018-02-07T13:40:00Z"/>
                <w:iCs/>
                <w:color w:val="000000" w:themeColor="text1"/>
                <w:sz w:val="20"/>
                <w:szCs w:val="20"/>
              </w:rPr>
            </w:pPr>
            <w:ins w:id="465" w:author="Robert Marshburn" w:date="2018-02-07T13:40:00Z">
              <w:r>
                <w:fldChar w:fldCharType="begin"/>
              </w:r>
              <w:r>
                <w:instrText xml:space="preserve"> HYPERLINK "mailto:charles.chipman.ctr@us.af.mil" </w:instrText>
              </w:r>
              <w:r>
                <w:fldChar w:fldCharType="separate"/>
              </w:r>
              <w:r w:rsidRPr="00D00B63">
                <w:rPr>
                  <w:iCs/>
                  <w:color w:val="000000" w:themeColor="text1"/>
                  <w:sz w:val="20"/>
                  <w:szCs w:val="20"/>
                </w:rPr>
                <w:t>charles.chipman.ctr@us.af.mil</w:t>
              </w:r>
              <w:r>
                <w:rPr>
                  <w:iCs/>
                  <w:color w:val="000000" w:themeColor="text1"/>
                  <w:sz w:val="20"/>
                  <w:szCs w:val="20"/>
                </w:rPr>
                <w:fldChar w:fldCharType="end"/>
              </w:r>
            </w:ins>
          </w:p>
        </w:tc>
        <w:tc>
          <w:tcPr>
            <w:tcW w:w="3443" w:type="dxa"/>
            <w:vAlign w:val="bottom"/>
          </w:tcPr>
          <w:p w14:paraId="056DACAF" w14:textId="77777777" w:rsidR="0080353C" w:rsidRPr="00D00B63" w:rsidRDefault="0080353C" w:rsidP="001B5865">
            <w:pPr>
              <w:spacing w:after="120"/>
              <w:rPr>
                <w:ins w:id="466" w:author="Robert Marshburn" w:date="2018-02-07T13:40:00Z"/>
                <w:iCs/>
                <w:color w:val="000000" w:themeColor="text1"/>
                <w:sz w:val="20"/>
                <w:szCs w:val="20"/>
              </w:rPr>
            </w:pPr>
            <w:ins w:id="467" w:author="Robert Marshburn" w:date="2018-02-07T13:40:00Z">
              <w:r>
                <w:rPr>
                  <w:iCs/>
                  <w:color w:val="000000" w:themeColor="text1"/>
                  <w:sz w:val="20"/>
                  <w:szCs w:val="20"/>
                </w:rPr>
                <w:t>Air Force Support</w:t>
              </w:r>
            </w:ins>
          </w:p>
        </w:tc>
      </w:tr>
      <w:tr w:rsidR="0080353C" w:rsidRPr="00D00B63" w14:paraId="177FB130" w14:textId="77777777" w:rsidTr="001B5865">
        <w:trPr>
          <w:trHeight w:val="432"/>
          <w:ins w:id="468" w:author="Robert Marshburn" w:date="2018-02-07T13:40:00Z"/>
        </w:trPr>
        <w:tc>
          <w:tcPr>
            <w:tcW w:w="2268" w:type="dxa"/>
            <w:vAlign w:val="bottom"/>
          </w:tcPr>
          <w:p w14:paraId="4BEF469F" w14:textId="77777777" w:rsidR="0080353C" w:rsidRPr="00D00B63" w:rsidRDefault="0080353C" w:rsidP="001B5865">
            <w:pPr>
              <w:spacing w:after="120"/>
              <w:rPr>
                <w:ins w:id="469" w:author="Robert Marshburn" w:date="2018-02-07T13:40:00Z"/>
                <w:iCs/>
                <w:color w:val="000000" w:themeColor="text1"/>
                <w:sz w:val="20"/>
                <w:szCs w:val="20"/>
              </w:rPr>
            </w:pPr>
            <w:ins w:id="470" w:author="Robert Marshburn" w:date="2018-02-07T13:40:00Z">
              <w:r w:rsidRPr="00D00B63">
                <w:rPr>
                  <w:iCs/>
                  <w:color w:val="000000" w:themeColor="text1"/>
                  <w:sz w:val="20"/>
                  <w:szCs w:val="20"/>
                </w:rPr>
                <w:t>Mr. Robert Marshburn</w:t>
              </w:r>
            </w:ins>
          </w:p>
        </w:tc>
        <w:tc>
          <w:tcPr>
            <w:tcW w:w="1710" w:type="dxa"/>
            <w:vAlign w:val="bottom"/>
          </w:tcPr>
          <w:p w14:paraId="357525CB" w14:textId="77777777" w:rsidR="0080353C" w:rsidRPr="00D00B63" w:rsidRDefault="0080353C" w:rsidP="001B5865">
            <w:pPr>
              <w:spacing w:after="120"/>
              <w:rPr>
                <w:ins w:id="471" w:author="Robert Marshburn" w:date="2018-02-07T13:40:00Z"/>
                <w:iCs/>
                <w:color w:val="000000" w:themeColor="text1"/>
                <w:sz w:val="20"/>
                <w:szCs w:val="20"/>
              </w:rPr>
            </w:pPr>
            <w:ins w:id="472" w:author="Robert Marshburn" w:date="2018-02-07T13:40:00Z">
              <w:r>
                <w:rPr>
                  <w:iCs/>
                  <w:color w:val="000000" w:themeColor="text1"/>
                  <w:sz w:val="20"/>
                  <w:szCs w:val="20"/>
                </w:rPr>
                <w:t>AIR FORCE</w:t>
              </w:r>
            </w:ins>
          </w:p>
        </w:tc>
        <w:tc>
          <w:tcPr>
            <w:tcW w:w="2947" w:type="dxa"/>
            <w:vAlign w:val="bottom"/>
          </w:tcPr>
          <w:p w14:paraId="6A37A307" w14:textId="77777777" w:rsidR="0080353C" w:rsidRPr="00D00B63" w:rsidRDefault="0080353C" w:rsidP="001B5865">
            <w:pPr>
              <w:spacing w:after="120"/>
              <w:rPr>
                <w:ins w:id="473" w:author="Robert Marshburn" w:date="2018-02-07T13:40:00Z"/>
                <w:iCs/>
                <w:color w:val="000000" w:themeColor="text1"/>
                <w:sz w:val="20"/>
                <w:szCs w:val="20"/>
              </w:rPr>
            </w:pPr>
            <w:ins w:id="474" w:author="Robert Marshburn" w:date="2018-02-07T13:40:00Z">
              <w:r w:rsidRPr="00D00B63">
                <w:rPr>
                  <w:iCs/>
                  <w:color w:val="000000" w:themeColor="text1"/>
                  <w:sz w:val="20"/>
                  <w:szCs w:val="20"/>
                </w:rPr>
                <w:t>Robert.marshburn.ctr@mail.mil</w:t>
              </w:r>
            </w:ins>
          </w:p>
        </w:tc>
        <w:tc>
          <w:tcPr>
            <w:tcW w:w="3443" w:type="dxa"/>
            <w:vAlign w:val="bottom"/>
          </w:tcPr>
          <w:p w14:paraId="73762BEA" w14:textId="77777777" w:rsidR="0080353C" w:rsidRPr="00D00B63" w:rsidRDefault="0080353C" w:rsidP="001B5865">
            <w:pPr>
              <w:spacing w:after="120"/>
              <w:rPr>
                <w:ins w:id="475" w:author="Robert Marshburn" w:date="2018-02-07T13:40:00Z"/>
                <w:iCs/>
                <w:color w:val="000000" w:themeColor="text1"/>
                <w:sz w:val="20"/>
                <w:szCs w:val="20"/>
              </w:rPr>
            </w:pPr>
            <w:ins w:id="476" w:author="Robert Marshburn" w:date="2018-02-07T13:40:00Z">
              <w:r w:rsidRPr="00D00B63">
                <w:rPr>
                  <w:iCs/>
                  <w:color w:val="000000" w:themeColor="text1"/>
                  <w:sz w:val="20"/>
                  <w:szCs w:val="20"/>
                </w:rPr>
                <w:t>Air Force Support</w:t>
              </w:r>
              <w:r>
                <w:rPr>
                  <w:iCs/>
                  <w:color w:val="000000" w:themeColor="text1"/>
                  <w:sz w:val="20"/>
                  <w:szCs w:val="20"/>
                </w:rPr>
                <w:t>*</w:t>
              </w:r>
            </w:ins>
          </w:p>
        </w:tc>
      </w:tr>
      <w:tr w:rsidR="0080353C" w:rsidRPr="00D00B63" w14:paraId="0BDF24C9" w14:textId="77777777" w:rsidTr="001B5865">
        <w:trPr>
          <w:trHeight w:val="432"/>
          <w:ins w:id="477" w:author="Robert Marshburn" w:date="2018-02-07T13:40:00Z"/>
        </w:trPr>
        <w:tc>
          <w:tcPr>
            <w:tcW w:w="2268" w:type="dxa"/>
            <w:vAlign w:val="bottom"/>
          </w:tcPr>
          <w:p w14:paraId="18BD379C" w14:textId="77777777" w:rsidR="0080353C" w:rsidRPr="00D00B63" w:rsidRDefault="0080353C" w:rsidP="001B5865">
            <w:pPr>
              <w:spacing w:after="120"/>
              <w:rPr>
                <w:ins w:id="478" w:author="Robert Marshburn" w:date="2018-02-07T13:40:00Z"/>
                <w:iCs/>
                <w:color w:val="000000" w:themeColor="text1"/>
                <w:sz w:val="20"/>
                <w:szCs w:val="20"/>
              </w:rPr>
            </w:pPr>
            <w:ins w:id="479" w:author="Robert Marshburn" w:date="2018-02-07T13:40:00Z">
              <w:r>
                <w:rPr>
                  <w:iCs/>
                  <w:color w:val="000000" w:themeColor="text1"/>
                  <w:sz w:val="20"/>
                  <w:szCs w:val="20"/>
                </w:rPr>
                <w:t>Ms. Donna Lamprecht</w:t>
              </w:r>
            </w:ins>
          </w:p>
        </w:tc>
        <w:tc>
          <w:tcPr>
            <w:tcW w:w="1710" w:type="dxa"/>
            <w:vAlign w:val="bottom"/>
          </w:tcPr>
          <w:p w14:paraId="2E0B25DA" w14:textId="77777777" w:rsidR="0080353C" w:rsidRPr="00D00B63" w:rsidRDefault="0080353C" w:rsidP="001B5865">
            <w:pPr>
              <w:spacing w:after="120"/>
              <w:rPr>
                <w:ins w:id="480" w:author="Robert Marshburn" w:date="2018-02-07T13:40:00Z"/>
                <w:iCs/>
                <w:color w:val="000000" w:themeColor="text1"/>
                <w:sz w:val="20"/>
                <w:szCs w:val="20"/>
              </w:rPr>
            </w:pPr>
            <w:ins w:id="481" w:author="Robert Marshburn" w:date="2018-02-07T13:40:00Z">
              <w:r>
                <w:rPr>
                  <w:iCs/>
                  <w:color w:val="000000" w:themeColor="text1"/>
                  <w:sz w:val="20"/>
                  <w:szCs w:val="20"/>
                </w:rPr>
                <w:t>USAF</w:t>
              </w:r>
            </w:ins>
          </w:p>
        </w:tc>
        <w:tc>
          <w:tcPr>
            <w:tcW w:w="2947" w:type="dxa"/>
            <w:vAlign w:val="bottom"/>
          </w:tcPr>
          <w:p w14:paraId="7CB7EF4A" w14:textId="77777777" w:rsidR="0080353C" w:rsidRPr="00D00B63" w:rsidRDefault="0080353C" w:rsidP="001B5865">
            <w:pPr>
              <w:spacing w:after="120"/>
              <w:rPr>
                <w:ins w:id="482" w:author="Robert Marshburn" w:date="2018-02-07T13:40:00Z"/>
                <w:iCs/>
                <w:color w:val="000000" w:themeColor="text1"/>
                <w:sz w:val="20"/>
                <w:szCs w:val="20"/>
              </w:rPr>
            </w:pPr>
            <w:ins w:id="483" w:author="Robert Marshburn" w:date="2018-02-07T13:40:00Z">
              <w:r w:rsidRPr="00933C70">
                <w:rPr>
                  <w:iCs/>
                  <w:color w:val="000000" w:themeColor="text1"/>
                  <w:sz w:val="20"/>
                  <w:szCs w:val="20"/>
                </w:rPr>
                <w:t>Donna.lamprecht-ctr@us.af.mil</w:t>
              </w:r>
            </w:ins>
          </w:p>
        </w:tc>
        <w:tc>
          <w:tcPr>
            <w:tcW w:w="3443" w:type="dxa"/>
            <w:vAlign w:val="bottom"/>
          </w:tcPr>
          <w:p w14:paraId="3763D495" w14:textId="77777777" w:rsidR="0080353C" w:rsidRPr="00D00B63" w:rsidRDefault="0080353C" w:rsidP="001B5865">
            <w:pPr>
              <w:spacing w:after="120"/>
              <w:rPr>
                <w:ins w:id="484" w:author="Robert Marshburn" w:date="2018-02-07T13:40:00Z"/>
                <w:iCs/>
                <w:color w:val="000000" w:themeColor="text1"/>
                <w:sz w:val="20"/>
                <w:szCs w:val="20"/>
              </w:rPr>
            </w:pPr>
            <w:ins w:id="485" w:author="Robert Marshburn" w:date="2018-02-07T13:40:00Z">
              <w:r>
                <w:rPr>
                  <w:iCs/>
                  <w:color w:val="000000" w:themeColor="text1"/>
                  <w:sz w:val="20"/>
                  <w:szCs w:val="20"/>
                </w:rPr>
                <w:t>Air Force Support*</w:t>
              </w:r>
            </w:ins>
          </w:p>
        </w:tc>
      </w:tr>
      <w:tr w:rsidR="0080353C" w:rsidRPr="00D00B63" w14:paraId="6BF15823" w14:textId="77777777" w:rsidTr="001B5865">
        <w:trPr>
          <w:trHeight w:val="432"/>
          <w:ins w:id="486" w:author="Robert Marshburn" w:date="2018-02-07T13:40:00Z"/>
        </w:trPr>
        <w:tc>
          <w:tcPr>
            <w:tcW w:w="2268" w:type="dxa"/>
            <w:vAlign w:val="bottom"/>
          </w:tcPr>
          <w:p w14:paraId="0A92DF88" w14:textId="77777777" w:rsidR="0080353C" w:rsidRPr="00D00B63" w:rsidRDefault="0080353C" w:rsidP="001B5865">
            <w:pPr>
              <w:spacing w:after="120"/>
              <w:rPr>
                <w:ins w:id="487" w:author="Robert Marshburn" w:date="2018-02-07T13:40:00Z"/>
                <w:iCs/>
                <w:color w:val="000000" w:themeColor="text1"/>
                <w:sz w:val="20"/>
                <w:szCs w:val="20"/>
              </w:rPr>
            </w:pPr>
            <w:ins w:id="488" w:author="Robert Marshburn" w:date="2018-02-07T13:40:00Z">
              <w:r>
                <w:rPr>
                  <w:iCs/>
                  <w:color w:val="000000" w:themeColor="text1"/>
                  <w:sz w:val="20"/>
                  <w:szCs w:val="20"/>
                </w:rPr>
                <w:t>Mr. Webb Roberts</w:t>
              </w:r>
            </w:ins>
          </w:p>
        </w:tc>
        <w:tc>
          <w:tcPr>
            <w:tcW w:w="1710" w:type="dxa"/>
            <w:vAlign w:val="bottom"/>
          </w:tcPr>
          <w:p w14:paraId="3F9613D6" w14:textId="77777777" w:rsidR="0080353C" w:rsidRDefault="0080353C" w:rsidP="001B5865">
            <w:pPr>
              <w:spacing w:after="120"/>
              <w:rPr>
                <w:ins w:id="489" w:author="Robert Marshburn" w:date="2018-02-07T13:40:00Z"/>
                <w:iCs/>
                <w:color w:val="000000" w:themeColor="text1"/>
                <w:sz w:val="20"/>
                <w:szCs w:val="20"/>
              </w:rPr>
            </w:pPr>
            <w:ins w:id="490" w:author="Robert Marshburn" w:date="2018-02-07T13:40:00Z">
              <w:r>
                <w:rPr>
                  <w:iCs/>
                  <w:color w:val="000000" w:themeColor="text1"/>
                  <w:sz w:val="20"/>
                  <w:szCs w:val="20"/>
                </w:rPr>
                <w:t>GTRI</w:t>
              </w:r>
            </w:ins>
          </w:p>
        </w:tc>
        <w:tc>
          <w:tcPr>
            <w:tcW w:w="2947" w:type="dxa"/>
            <w:vAlign w:val="bottom"/>
          </w:tcPr>
          <w:p w14:paraId="7B83D1C1" w14:textId="77777777" w:rsidR="0080353C" w:rsidRPr="00D00B63" w:rsidRDefault="0080353C" w:rsidP="001B5865">
            <w:pPr>
              <w:spacing w:after="120"/>
              <w:rPr>
                <w:ins w:id="491" w:author="Robert Marshburn" w:date="2018-02-07T13:40:00Z"/>
                <w:iCs/>
                <w:color w:val="000000" w:themeColor="text1"/>
                <w:sz w:val="20"/>
                <w:szCs w:val="20"/>
              </w:rPr>
            </w:pPr>
            <w:ins w:id="492" w:author="Robert Marshburn" w:date="2018-02-07T13:40:00Z">
              <w:r w:rsidRPr="00933C70">
                <w:rPr>
                  <w:iCs/>
                  <w:color w:val="000000" w:themeColor="text1"/>
                  <w:sz w:val="20"/>
                  <w:szCs w:val="20"/>
                </w:rPr>
                <w:t>Webb.Roberts@gtri.gatech.edu</w:t>
              </w:r>
            </w:ins>
          </w:p>
        </w:tc>
        <w:tc>
          <w:tcPr>
            <w:tcW w:w="3443" w:type="dxa"/>
            <w:vAlign w:val="bottom"/>
          </w:tcPr>
          <w:p w14:paraId="0B12D13A" w14:textId="77777777" w:rsidR="0080353C" w:rsidRPr="00D00B63" w:rsidRDefault="0080353C" w:rsidP="001B5865">
            <w:pPr>
              <w:spacing w:after="120"/>
              <w:rPr>
                <w:ins w:id="493" w:author="Robert Marshburn" w:date="2018-02-07T13:40:00Z"/>
                <w:iCs/>
                <w:color w:val="000000" w:themeColor="text1"/>
                <w:sz w:val="20"/>
                <w:szCs w:val="20"/>
              </w:rPr>
            </w:pPr>
            <w:ins w:id="494" w:author="Robert Marshburn" w:date="2018-02-07T13:40:00Z">
              <w:r>
                <w:rPr>
                  <w:iCs/>
                  <w:color w:val="000000" w:themeColor="text1"/>
                  <w:sz w:val="20"/>
                  <w:szCs w:val="20"/>
                </w:rPr>
                <w:t>JS Support*</w:t>
              </w:r>
            </w:ins>
          </w:p>
        </w:tc>
      </w:tr>
      <w:tr w:rsidR="0080353C" w:rsidRPr="00D00B63" w14:paraId="668EE3C9" w14:textId="77777777" w:rsidTr="001B5865">
        <w:trPr>
          <w:trHeight w:val="432"/>
          <w:ins w:id="495" w:author="Robert Marshburn" w:date="2018-02-07T13:40:00Z"/>
        </w:trPr>
        <w:tc>
          <w:tcPr>
            <w:tcW w:w="2268" w:type="dxa"/>
            <w:vAlign w:val="bottom"/>
          </w:tcPr>
          <w:p w14:paraId="24CF2E27" w14:textId="77777777" w:rsidR="0080353C" w:rsidRPr="00D00B63" w:rsidRDefault="0080353C" w:rsidP="001B5865">
            <w:pPr>
              <w:spacing w:after="120"/>
              <w:rPr>
                <w:ins w:id="496" w:author="Robert Marshburn" w:date="2018-02-07T13:40:00Z"/>
                <w:iCs/>
                <w:color w:val="000000" w:themeColor="text1"/>
                <w:sz w:val="20"/>
                <w:szCs w:val="20"/>
              </w:rPr>
            </w:pPr>
            <w:ins w:id="497" w:author="Robert Marshburn" w:date="2018-02-07T13:40:00Z">
              <w:r>
                <w:rPr>
                  <w:iCs/>
                  <w:color w:val="000000" w:themeColor="text1"/>
                  <w:sz w:val="20"/>
                  <w:szCs w:val="20"/>
                </w:rPr>
                <w:t>Mr. Jeff Ritchie</w:t>
              </w:r>
            </w:ins>
          </w:p>
        </w:tc>
        <w:tc>
          <w:tcPr>
            <w:tcW w:w="1710" w:type="dxa"/>
            <w:vAlign w:val="bottom"/>
          </w:tcPr>
          <w:p w14:paraId="3B2A5653" w14:textId="77777777" w:rsidR="0080353C" w:rsidRPr="00D00B63" w:rsidRDefault="0080353C" w:rsidP="001B5865">
            <w:pPr>
              <w:spacing w:after="120"/>
              <w:rPr>
                <w:ins w:id="498" w:author="Robert Marshburn" w:date="2018-02-07T13:40:00Z"/>
                <w:iCs/>
                <w:color w:val="000000" w:themeColor="text1"/>
                <w:sz w:val="20"/>
                <w:szCs w:val="20"/>
              </w:rPr>
            </w:pPr>
            <w:ins w:id="499" w:author="Robert Marshburn" w:date="2018-02-07T13:40:00Z">
              <w:r>
                <w:rPr>
                  <w:iCs/>
                  <w:color w:val="000000" w:themeColor="text1"/>
                  <w:sz w:val="20"/>
                  <w:szCs w:val="20"/>
                </w:rPr>
                <w:t>NAVY</w:t>
              </w:r>
            </w:ins>
          </w:p>
        </w:tc>
        <w:tc>
          <w:tcPr>
            <w:tcW w:w="2947" w:type="dxa"/>
            <w:vAlign w:val="bottom"/>
          </w:tcPr>
          <w:p w14:paraId="623E84EB" w14:textId="77777777" w:rsidR="0080353C" w:rsidRPr="00D00B63" w:rsidRDefault="0080353C" w:rsidP="001B5865">
            <w:pPr>
              <w:spacing w:after="120"/>
              <w:rPr>
                <w:ins w:id="500" w:author="Robert Marshburn" w:date="2018-02-07T13:40:00Z"/>
                <w:iCs/>
                <w:color w:val="000000" w:themeColor="text1"/>
                <w:sz w:val="20"/>
                <w:szCs w:val="20"/>
              </w:rPr>
            </w:pPr>
            <w:ins w:id="501" w:author="Robert Marshburn" w:date="2018-02-07T13:40:00Z">
              <w:r w:rsidRPr="00452C6D">
                <w:rPr>
                  <w:iCs/>
                  <w:color w:val="000000" w:themeColor="text1"/>
                  <w:sz w:val="20"/>
                  <w:szCs w:val="20"/>
                </w:rPr>
                <w:t>jeffery.h.ritchie.ctr@navy.mil</w:t>
              </w:r>
            </w:ins>
          </w:p>
        </w:tc>
        <w:tc>
          <w:tcPr>
            <w:tcW w:w="3443" w:type="dxa"/>
            <w:vAlign w:val="bottom"/>
          </w:tcPr>
          <w:p w14:paraId="137E1240" w14:textId="77777777" w:rsidR="0080353C" w:rsidRPr="00D00B63" w:rsidRDefault="0080353C" w:rsidP="001B5865">
            <w:pPr>
              <w:spacing w:after="120"/>
              <w:rPr>
                <w:ins w:id="502" w:author="Robert Marshburn" w:date="2018-02-07T13:40:00Z"/>
                <w:iCs/>
                <w:color w:val="000000" w:themeColor="text1"/>
                <w:sz w:val="20"/>
                <w:szCs w:val="20"/>
              </w:rPr>
            </w:pPr>
            <w:ins w:id="503" w:author="Robert Marshburn" w:date="2018-02-07T13:40:00Z">
              <w:r>
                <w:rPr>
                  <w:iCs/>
                  <w:color w:val="000000" w:themeColor="text1"/>
                  <w:sz w:val="20"/>
                  <w:szCs w:val="20"/>
                </w:rPr>
                <w:t>NAVY Support*</w:t>
              </w:r>
            </w:ins>
          </w:p>
        </w:tc>
      </w:tr>
      <w:tr w:rsidR="0080353C" w:rsidRPr="00D00B63" w14:paraId="5C860565" w14:textId="77777777" w:rsidTr="001B5865">
        <w:trPr>
          <w:trHeight w:val="432"/>
          <w:ins w:id="504" w:author="Robert Marshburn" w:date="2018-02-07T13:40:00Z"/>
        </w:trPr>
        <w:tc>
          <w:tcPr>
            <w:tcW w:w="2268" w:type="dxa"/>
            <w:vAlign w:val="bottom"/>
          </w:tcPr>
          <w:p w14:paraId="12C57B40" w14:textId="77777777" w:rsidR="0080353C" w:rsidRPr="00D00B63" w:rsidRDefault="0080353C" w:rsidP="001B5865">
            <w:pPr>
              <w:spacing w:after="120"/>
              <w:rPr>
                <w:ins w:id="505" w:author="Robert Marshburn" w:date="2018-02-07T13:40:00Z"/>
                <w:iCs/>
                <w:color w:val="000000" w:themeColor="text1"/>
                <w:sz w:val="20"/>
                <w:szCs w:val="20"/>
              </w:rPr>
            </w:pPr>
          </w:p>
        </w:tc>
        <w:tc>
          <w:tcPr>
            <w:tcW w:w="1710" w:type="dxa"/>
            <w:vAlign w:val="bottom"/>
          </w:tcPr>
          <w:p w14:paraId="3D1608F0" w14:textId="77777777" w:rsidR="0080353C" w:rsidRPr="00D00B63" w:rsidRDefault="0080353C" w:rsidP="001B5865">
            <w:pPr>
              <w:spacing w:after="120"/>
              <w:rPr>
                <w:ins w:id="506" w:author="Robert Marshburn" w:date="2018-02-07T13:40:00Z"/>
                <w:iCs/>
                <w:color w:val="000000" w:themeColor="text1"/>
                <w:sz w:val="20"/>
                <w:szCs w:val="20"/>
              </w:rPr>
            </w:pPr>
          </w:p>
        </w:tc>
        <w:tc>
          <w:tcPr>
            <w:tcW w:w="2947" w:type="dxa"/>
            <w:vAlign w:val="bottom"/>
          </w:tcPr>
          <w:p w14:paraId="1161ABFE" w14:textId="77777777" w:rsidR="0080353C" w:rsidRPr="00D00B63" w:rsidRDefault="0080353C" w:rsidP="001B5865">
            <w:pPr>
              <w:spacing w:after="120"/>
              <w:rPr>
                <w:ins w:id="507" w:author="Robert Marshburn" w:date="2018-02-07T13:40:00Z"/>
                <w:iCs/>
                <w:color w:val="000000" w:themeColor="text1"/>
                <w:sz w:val="20"/>
                <w:szCs w:val="20"/>
              </w:rPr>
            </w:pPr>
          </w:p>
        </w:tc>
        <w:tc>
          <w:tcPr>
            <w:tcW w:w="3443" w:type="dxa"/>
            <w:vAlign w:val="bottom"/>
          </w:tcPr>
          <w:p w14:paraId="6B0FE9B7" w14:textId="77777777" w:rsidR="0080353C" w:rsidRPr="00D00B63" w:rsidRDefault="0080353C" w:rsidP="001B5865">
            <w:pPr>
              <w:spacing w:after="120"/>
              <w:rPr>
                <w:ins w:id="508" w:author="Robert Marshburn" w:date="2018-02-07T13:40:00Z"/>
                <w:iCs/>
                <w:color w:val="000000" w:themeColor="text1"/>
                <w:sz w:val="20"/>
                <w:szCs w:val="20"/>
              </w:rPr>
            </w:pPr>
          </w:p>
        </w:tc>
      </w:tr>
      <w:tr w:rsidR="0080353C" w:rsidRPr="00D00B63" w14:paraId="1389B2AD" w14:textId="77777777" w:rsidTr="001B5865">
        <w:trPr>
          <w:trHeight w:val="432"/>
          <w:ins w:id="509" w:author="Robert Marshburn" w:date="2018-02-07T13:40:00Z"/>
        </w:trPr>
        <w:tc>
          <w:tcPr>
            <w:tcW w:w="2268" w:type="dxa"/>
            <w:vAlign w:val="bottom"/>
          </w:tcPr>
          <w:p w14:paraId="1C89CD88" w14:textId="77777777" w:rsidR="0080353C" w:rsidRPr="00452C6D" w:rsidRDefault="0080353C" w:rsidP="001B5865">
            <w:pPr>
              <w:spacing w:after="120"/>
              <w:rPr>
                <w:ins w:id="510" w:author="Robert Marshburn" w:date="2018-02-07T13:40:00Z"/>
                <w:iCs/>
                <w:color w:val="000000" w:themeColor="text1"/>
                <w:sz w:val="20"/>
                <w:szCs w:val="20"/>
              </w:rPr>
            </w:pPr>
          </w:p>
        </w:tc>
        <w:tc>
          <w:tcPr>
            <w:tcW w:w="1710" w:type="dxa"/>
            <w:vAlign w:val="bottom"/>
          </w:tcPr>
          <w:p w14:paraId="6D9EAC13" w14:textId="77777777" w:rsidR="0080353C" w:rsidRPr="00D00B63" w:rsidRDefault="0080353C" w:rsidP="001B5865">
            <w:pPr>
              <w:spacing w:after="120"/>
              <w:rPr>
                <w:ins w:id="511" w:author="Robert Marshburn" w:date="2018-02-07T13:40:00Z"/>
                <w:iCs/>
                <w:color w:val="000000" w:themeColor="text1"/>
                <w:sz w:val="20"/>
                <w:szCs w:val="20"/>
              </w:rPr>
            </w:pPr>
          </w:p>
        </w:tc>
        <w:tc>
          <w:tcPr>
            <w:tcW w:w="2947" w:type="dxa"/>
            <w:vAlign w:val="bottom"/>
          </w:tcPr>
          <w:p w14:paraId="7B3C54A7" w14:textId="77777777" w:rsidR="0080353C" w:rsidRPr="00D00B63" w:rsidRDefault="0080353C" w:rsidP="001B5865">
            <w:pPr>
              <w:spacing w:after="120"/>
              <w:rPr>
                <w:ins w:id="512" w:author="Robert Marshburn" w:date="2018-02-07T13:40:00Z"/>
                <w:sz w:val="20"/>
                <w:szCs w:val="20"/>
              </w:rPr>
            </w:pPr>
          </w:p>
        </w:tc>
        <w:tc>
          <w:tcPr>
            <w:tcW w:w="3443" w:type="dxa"/>
            <w:vAlign w:val="bottom"/>
          </w:tcPr>
          <w:p w14:paraId="54887F55" w14:textId="77777777" w:rsidR="0080353C" w:rsidRPr="00D00B63" w:rsidRDefault="0080353C" w:rsidP="001B5865">
            <w:pPr>
              <w:spacing w:after="120"/>
              <w:rPr>
                <w:ins w:id="513" w:author="Robert Marshburn" w:date="2018-02-07T13:40:00Z"/>
                <w:iCs/>
                <w:color w:val="000000" w:themeColor="text1"/>
                <w:sz w:val="20"/>
                <w:szCs w:val="20"/>
              </w:rPr>
            </w:pPr>
          </w:p>
        </w:tc>
      </w:tr>
      <w:tr w:rsidR="0080353C" w:rsidRPr="00D00B63" w14:paraId="75C37324" w14:textId="77777777" w:rsidTr="001B5865">
        <w:trPr>
          <w:trHeight w:val="432"/>
          <w:ins w:id="514" w:author="Robert Marshburn" w:date="2018-02-07T13:40:00Z"/>
        </w:trPr>
        <w:tc>
          <w:tcPr>
            <w:tcW w:w="2268" w:type="dxa"/>
            <w:vAlign w:val="bottom"/>
          </w:tcPr>
          <w:p w14:paraId="249865AD" w14:textId="77777777" w:rsidR="0080353C" w:rsidRPr="00D00B63" w:rsidRDefault="0080353C" w:rsidP="001B5865">
            <w:pPr>
              <w:spacing w:after="120"/>
              <w:rPr>
                <w:ins w:id="515" w:author="Robert Marshburn" w:date="2018-02-07T13:40:00Z"/>
                <w:iCs/>
                <w:color w:val="000000" w:themeColor="text1"/>
                <w:sz w:val="20"/>
                <w:szCs w:val="20"/>
              </w:rPr>
            </w:pPr>
          </w:p>
        </w:tc>
        <w:tc>
          <w:tcPr>
            <w:tcW w:w="1710" w:type="dxa"/>
            <w:vAlign w:val="bottom"/>
          </w:tcPr>
          <w:p w14:paraId="058154A0" w14:textId="77777777" w:rsidR="0080353C" w:rsidRPr="00D00B63" w:rsidRDefault="0080353C" w:rsidP="001B5865">
            <w:pPr>
              <w:spacing w:after="120"/>
              <w:rPr>
                <w:ins w:id="516" w:author="Robert Marshburn" w:date="2018-02-07T13:40:00Z"/>
                <w:iCs/>
                <w:color w:val="000000" w:themeColor="text1"/>
                <w:sz w:val="20"/>
                <w:szCs w:val="20"/>
              </w:rPr>
            </w:pPr>
          </w:p>
        </w:tc>
        <w:tc>
          <w:tcPr>
            <w:tcW w:w="2947" w:type="dxa"/>
            <w:vAlign w:val="bottom"/>
          </w:tcPr>
          <w:p w14:paraId="4D982922" w14:textId="77777777" w:rsidR="0080353C" w:rsidRPr="00D00B63" w:rsidRDefault="0080353C" w:rsidP="001B5865">
            <w:pPr>
              <w:spacing w:after="120"/>
              <w:rPr>
                <w:ins w:id="517" w:author="Robert Marshburn" w:date="2018-02-07T13:40:00Z"/>
                <w:iCs/>
                <w:color w:val="000000" w:themeColor="text1"/>
                <w:sz w:val="20"/>
                <w:szCs w:val="20"/>
              </w:rPr>
            </w:pPr>
          </w:p>
        </w:tc>
        <w:tc>
          <w:tcPr>
            <w:tcW w:w="3443" w:type="dxa"/>
            <w:vAlign w:val="bottom"/>
          </w:tcPr>
          <w:p w14:paraId="616EE13B" w14:textId="77777777" w:rsidR="0080353C" w:rsidRPr="00D00B63" w:rsidRDefault="0080353C" w:rsidP="001B5865">
            <w:pPr>
              <w:spacing w:after="120"/>
              <w:rPr>
                <w:ins w:id="518" w:author="Robert Marshburn" w:date="2018-02-07T13:40:00Z"/>
                <w:iCs/>
                <w:color w:val="000000" w:themeColor="text1"/>
                <w:sz w:val="20"/>
                <w:szCs w:val="20"/>
              </w:rPr>
            </w:pPr>
          </w:p>
        </w:tc>
      </w:tr>
      <w:tr w:rsidR="0080353C" w:rsidRPr="00D00B63" w14:paraId="071BC0EF" w14:textId="77777777" w:rsidTr="001B5865">
        <w:trPr>
          <w:trHeight w:val="432"/>
          <w:ins w:id="519" w:author="Robert Marshburn" w:date="2018-02-07T13:40:00Z"/>
        </w:trPr>
        <w:tc>
          <w:tcPr>
            <w:tcW w:w="2268" w:type="dxa"/>
            <w:vAlign w:val="bottom"/>
          </w:tcPr>
          <w:p w14:paraId="66251CB1" w14:textId="77777777" w:rsidR="0080353C" w:rsidRPr="00D00B63" w:rsidRDefault="0080353C" w:rsidP="001B5865">
            <w:pPr>
              <w:spacing w:after="120"/>
              <w:rPr>
                <w:ins w:id="520" w:author="Robert Marshburn" w:date="2018-02-07T13:40:00Z"/>
                <w:iCs/>
                <w:color w:val="000000" w:themeColor="text1"/>
                <w:sz w:val="20"/>
                <w:szCs w:val="20"/>
              </w:rPr>
            </w:pPr>
          </w:p>
        </w:tc>
        <w:tc>
          <w:tcPr>
            <w:tcW w:w="1710" w:type="dxa"/>
            <w:vAlign w:val="bottom"/>
          </w:tcPr>
          <w:p w14:paraId="38CAB2CE" w14:textId="77777777" w:rsidR="0080353C" w:rsidRPr="00D00B63" w:rsidRDefault="0080353C" w:rsidP="001B5865">
            <w:pPr>
              <w:spacing w:after="120"/>
              <w:rPr>
                <w:ins w:id="521" w:author="Robert Marshburn" w:date="2018-02-07T13:40:00Z"/>
                <w:iCs/>
                <w:color w:val="000000" w:themeColor="text1"/>
                <w:sz w:val="20"/>
                <w:szCs w:val="20"/>
              </w:rPr>
            </w:pPr>
          </w:p>
        </w:tc>
        <w:tc>
          <w:tcPr>
            <w:tcW w:w="2947" w:type="dxa"/>
            <w:vAlign w:val="bottom"/>
          </w:tcPr>
          <w:p w14:paraId="533A5004" w14:textId="77777777" w:rsidR="0080353C" w:rsidRPr="00D00B63" w:rsidRDefault="0080353C" w:rsidP="001B5865">
            <w:pPr>
              <w:spacing w:after="120"/>
              <w:rPr>
                <w:ins w:id="522" w:author="Robert Marshburn" w:date="2018-02-07T13:40:00Z"/>
                <w:iCs/>
                <w:color w:val="000000" w:themeColor="text1"/>
                <w:sz w:val="20"/>
                <w:szCs w:val="20"/>
              </w:rPr>
            </w:pPr>
          </w:p>
        </w:tc>
        <w:tc>
          <w:tcPr>
            <w:tcW w:w="3443" w:type="dxa"/>
            <w:vAlign w:val="bottom"/>
          </w:tcPr>
          <w:p w14:paraId="7F1C98B8" w14:textId="77777777" w:rsidR="0080353C" w:rsidRPr="00D00B63" w:rsidRDefault="0080353C" w:rsidP="001B5865">
            <w:pPr>
              <w:spacing w:after="120"/>
              <w:rPr>
                <w:ins w:id="523" w:author="Robert Marshburn" w:date="2018-02-07T13:40:00Z"/>
                <w:iCs/>
                <w:color w:val="000000" w:themeColor="text1"/>
                <w:sz w:val="20"/>
                <w:szCs w:val="20"/>
              </w:rPr>
            </w:pPr>
          </w:p>
        </w:tc>
      </w:tr>
      <w:tr w:rsidR="0080353C" w:rsidRPr="00D00B63" w14:paraId="3B6E8DC0" w14:textId="77777777" w:rsidTr="001B5865">
        <w:trPr>
          <w:trHeight w:val="432"/>
          <w:ins w:id="524" w:author="Robert Marshburn" w:date="2018-02-07T13:40:00Z"/>
        </w:trPr>
        <w:tc>
          <w:tcPr>
            <w:tcW w:w="2268" w:type="dxa"/>
            <w:vAlign w:val="bottom"/>
          </w:tcPr>
          <w:p w14:paraId="4EC54E7D" w14:textId="77777777" w:rsidR="0080353C" w:rsidRPr="00D00B63" w:rsidRDefault="0080353C" w:rsidP="001B5865">
            <w:pPr>
              <w:spacing w:after="120"/>
              <w:rPr>
                <w:ins w:id="525" w:author="Robert Marshburn" w:date="2018-02-07T13:40:00Z"/>
                <w:iCs/>
                <w:color w:val="000000" w:themeColor="text1"/>
                <w:sz w:val="20"/>
                <w:szCs w:val="20"/>
              </w:rPr>
            </w:pPr>
          </w:p>
        </w:tc>
        <w:tc>
          <w:tcPr>
            <w:tcW w:w="1710" w:type="dxa"/>
            <w:vAlign w:val="bottom"/>
          </w:tcPr>
          <w:p w14:paraId="0260FE0F" w14:textId="77777777" w:rsidR="0080353C" w:rsidRPr="00D00B63" w:rsidRDefault="0080353C" w:rsidP="001B5865">
            <w:pPr>
              <w:spacing w:after="120"/>
              <w:rPr>
                <w:ins w:id="526" w:author="Robert Marshburn" w:date="2018-02-07T13:40:00Z"/>
                <w:iCs/>
                <w:color w:val="000000" w:themeColor="text1"/>
                <w:sz w:val="20"/>
                <w:szCs w:val="20"/>
              </w:rPr>
            </w:pPr>
          </w:p>
        </w:tc>
        <w:tc>
          <w:tcPr>
            <w:tcW w:w="2947" w:type="dxa"/>
            <w:vAlign w:val="bottom"/>
          </w:tcPr>
          <w:p w14:paraId="5DFF4776" w14:textId="77777777" w:rsidR="0080353C" w:rsidRPr="00D00B63" w:rsidRDefault="0080353C" w:rsidP="001B5865">
            <w:pPr>
              <w:spacing w:after="120"/>
              <w:rPr>
                <w:ins w:id="527" w:author="Robert Marshburn" w:date="2018-02-07T13:40:00Z"/>
                <w:iCs/>
                <w:color w:val="000000" w:themeColor="text1"/>
                <w:sz w:val="20"/>
                <w:szCs w:val="20"/>
              </w:rPr>
            </w:pPr>
          </w:p>
        </w:tc>
        <w:tc>
          <w:tcPr>
            <w:tcW w:w="3443" w:type="dxa"/>
            <w:vAlign w:val="bottom"/>
          </w:tcPr>
          <w:p w14:paraId="256554AF" w14:textId="77777777" w:rsidR="0080353C" w:rsidRPr="00D00B63" w:rsidRDefault="0080353C" w:rsidP="001B5865">
            <w:pPr>
              <w:spacing w:after="120"/>
              <w:rPr>
                <w:ins w:id="528" w:author="Robert Marshburn" w:date="2018-02-07T13:40:00Z"/>
                <w:iCs/>
                <w:color w:val="000000" w:themeColor="text1"/>
                <w:sz w:val="20"/>
                <w:szCs w:val="20"/>
              </w:rPr>
            </w:pPr>
          </w:p>
        </w:tc>
      </w:tr>
      <w:tr w:rsidR="0080353C" w:rsidRPr="00D00B63" w14:paraId="72744334" w14:textId="77777777" w:rsidTr="001B5865">
        <w:trPr>
          <w:trHeight w:val="432"/>
          <w:ins w:id="529" w:author="Robert Marshburn" w:date="2018-02-07T13:40:00Z"/>
        </w:trPr>
        <w:tc>
          <w:tcPr>
            <w:tcW w:w="2268" w:type="dxa"/>
            <w:vAlign w:val="bottom"/>
          </w:tcPr>
          <w:p w14:paraId="1B40BFDE" w14:textId="77777777" w:rsidR="0080353C" w:rsidRPr="00D00B63" w:rsidRDefault="0080353C" w:rsidP="001B5865">
            <w:pPr>
              <w:spacing w:after="120"/>
              <w:rPr>
                <w:ins w:id="530" w:author="Robert Marshburn" w:date="2018-02-07T13:40:00Z"/>
                <w:iCs/>
                <w:color w:val="000000" w:themeColor="text1"/>
                <w:sz w:val="20"/>
                <w:szCs w:val="20"/>
              </w:rPr>
            </w:pPr>
          </w:p>
        </w:tc>
        <w:tc>
          <w:tcPr>
            <w:tcW w:w="1710" w:type="dxa"/>
            <w:vAlign w:val="bottom"/>
          </w:tcPr>
          <w:p w14:paraId="1E0D5535" w14:textId="77777777" w:rsidR="0080353C" w:rsidRPr="00D00B63" w:rsidRDefault="0080353C" w:rsidP="001B5865">
            <w:pPr>
              <w:spacing w:after="120"/>
              <w:rPr>
                <w:ins w:id="531" w:author="Robert Marshburn" w:date="2018-02-07T13:40:00Z"/>
                <w:iCs/>
                <w:color w:val="000000" w:themeColor="text1"/>
                <w:sz w:val="20"/>
                <w:szCs w:val="20"/>
              </w:rPr>
            </w:pPr>
          </w:p>
        </w:tc>
        <w:tc>
          <w:tcPr>
            <w:tcW w:w="2947" w:type="dxa"/>
            <w:vAlign w:val="bottom"/>
          </w:tcPr>
          <w:p w14:paraId="008A9685" w14:textId="77777777" w:rsidR="0080353C" w:rsidRPr="00D00B63" w:rsidRDefault="0080353C" w:rsidP="001B5865">
            <w:pPr>
              <w:spacing w:after="120"/>
              <w:rPr>
                <w:ins w:id="532" w:author="Robert Marshburn" w:date="2018-02-07T13:40:00Z"/>
                <w:iCs/>
                <w:color w:val="000000" w:themeColor="text1"/>
                <w:sz w:val="20"/>
                <w:szCs w:val="20"/>
              </w:rPr>
            </w:pPr>
          </w:p>
        </w:tc>
        <w:tc>
          <w:tcPr>
            <w:tcW w:w="3443" w:type="dxa"/>
            <w:vAlign w:val="bottom"/>
          </w:tcPr>
          <w:p w14:paraId="5FBD0BA3" w14:textId="77777777" w:rsidR="0080353C" w:rsidRPr="00D00B63" w:rsidRDefault="0080353C" w:rsidP="001B5865">
            <w:pPr>
              <w:spacing w:after="120"/>
              <w:rPr>
                <w:ins w:id="533" w:author="Robert Marshburn" w:date="2018-02-07T13:40:00Z"/>
                <w:iCs/>
                <w:color w:val="000000" w:themeColor="text1"/>
                <w:sz w:val="20"/>
                <w:szCs w:val="20"/>
              </w:rPr>
            </w:pPr>
          </w:p>
        </w:tc>
      </w:tr>
      <w:tr w:rsidR="0080353C" w:rsidRPr="00D00B63" w14:paraId="0A7C9B13" w14:textId="77777777" w:rsidTr="001B5865">
        <w:trPr>
          <w:trHeight w:val="432"/>
          <w:ins w:id="534" w:author="Robert Marshburn" w:date="2018-02-07T13:40:00Z"/>
        </w:trPr>
        <w:tc>
          <w:tcPr>
            <w:tcW w:w="2268" w:type="dxa"/>
            <w:vAlign w:val="bottom"/>
          </w:tcPr>
          <w:p w14:paraId="71432922" w14:textId="77777777" w:rsidR="0080353C" w:rsidRPr="00D00B63" w:rsidRDefault="0080353C" w:rsidP="001B5865">
            <w:pPr>
              <w:spacing w:after="120"/>
              <w:rPr>
                <w:ins w:id="535" w:author="Robert Marshburn" w:date="2018-02-07T13:40:00Z"/>
                <w:iCs/>
                <w:color w:val="000000" w:themeColor="text1"/>
                <w:sz w:val="20"/>
                <w:szCs w:val="20"/>
              </w:rPr>
            </w:pPr>
          </w:p>
        </w:tc>
        <w:tc>
          <w:tcPr>
            <w:tcW w:w="1710" w:type="dxa"/>
            <w:vAlign w:val="bottom"/>
          </w:tcPr>
          <w:p w14:paraId="388DF84F" w14:textId="77777777" w:rsidR="0080353C" w:rsidRPr="00D00B63" w:rsidRDefault="0080353C" w:rsidP="001B5865">
            <w:pPr>
              <w:spacing w:after="120"/>
              <w:rPr>
                <w:ins w:id="536" w:author="Robert Marshburn" w:date="2018-02-07T13:40:00Z"/>
                <w:iCs/>
                <w:color w:val="000000" w:themeColor="text1"/>
                <w:sz w:val="20"/>
                <w:szCs w:val="20"/>
              </w:rPr>
            </w:pPr>
          </w:p>
        </w:tc>
        <w:tc>
          <w:tcPr>
            <w:tcW w:w="2947" w:type="dxa"/>
            <w:vAlign w:val="bottom"/>
          </w:tcPr>
          <w:p w14:paraId="397BCB63" w14:textId="77777777" w:rsidR="0080353C" w:rsidRPr="00D00B63" w:rsidRDefault="0080353C" w:rsidP="001B5865">
            <w:pPr>
              <w:spacing w:after="120"/>
              <w:rPr>
                <w:ins w:id="537" w:author="Robert Marshburn" w:date="2018-02-07T13:40:00Z"/>
                <w:iCs/>
                <w:color w:val="000000" w:themeColor="text1"/>
                <w:sz w:val="20"/>
                <w:szCs w:val="20"/>
              </w:rPr>
            </w:pPr>
          </w:p>
        </w:tc>
        <w:tc>
          <w:tcPr>
            <w:tcW w:w="3443" w:type="dxa"/>
            <w:vAlign w:val="bottom"/>
          </w:tcPr>
          <w:p w14:paraId="5D3662E4" w14:textId="77777777" w:rsidR="0080353C" w:rsidRPr="00D00B63" w:rsidRDefault="0080353C" w:rsidP="001B5865">
            <w:pPr>
              <w:spacing w:after="120"/>
              <w:rPr>
                <w:ins w:id="538" w:author="Robert Marshburn" w:date="2018-02-07T13:40:00Z"/>
                <w:b/>
                <w:iCs/>
                <w:color w:val="000000" w:themeColor="text1"/>
                <w:sz w:val="20"/>
                <w:szCs w:val="20"/>
              </w:rPr>
            </w:pPr>
            <w:ins w:id="539" w:author="Robert Marshburn" w:date="2018-02-07T13:40:00Z">
              <w:r w:rsidRPr="00D00B63">
                <w:rPr>
                  <w:b/>
                  <w:iCs/>
                  <w:color w:val="000000" w:themeColor="text1"/>
                  <w:sz w:val="20"/>
                  <w:szCs w:val="20"/>
                </w:rPr>
                <w:t>* DCS/Teleconference</w:t>
              </w:r>
            </w:ins>
          </w:p>
        </w:tc>
      </w:tr>
    </w:tbl>
    <w:p w14:paraId="398FC53D" w14:textId="77777777" w:rsidR="0080353C" w:rsidRPr="00D36640" w:rsidRDefault="0080353C" w:rsidP="008C7511">
      <w:pPr>
        <w:rPr>
          <w:iCs/>
          <w:sz w:val="20"/>
          <w:szCs w:val="20"/>
        </w:rPr>
      </w:pPr>
    </w:p>
    <w:sectPr w:rsidR="0080353C" w:rsidRPr="00D36640" w:rsidSect="00E0294A">
      <w:headerReference w:type="even" r:id="rId21"/>
      <w:headerReference w:type="default" r:id="rId22"/>
      <w:footerReference w:type="even" r:id="rId23"/>
      <w:headerReference w:type="first" r:id="rId24"/>
      <w:pgSz w:w="12240" w:h="15840" w:code="1"/>
      <w:pgMar w:top="1008" w:right="1008" w:bottom="1008" w:left="1008" w:header="720" w:footer="720" w:gutter="0"/>
      <w:pgNumType w:start="1"/>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2" w:author="Robert Marshburn" w:date="2018-02-07T09:49:00Z" w:initials="MRMCUAAA">
    <w:p w14:paraId="1B4842FE" w14:textId="27A6F697" w:rsidR="001B5865" w:rsidRDefault="001B5865">
      <w:pPr>
        <w:pStyle w:val="CommentText"/>
      </w:pPr>
      <w:r>
        <w:rPr>
          <w:rStyle w:val="CommentReference"/>
        </w:rPr>
        <w:annotationRef/>
      </w:r>
      <w:r>
        <w:t>According to USAF meeting records from 2017-01, the RTD from 2016-03 was not yet completed.  DISA requested CCB reps provide trip reports with a suspense date of 31 March. This comment was copied directly from the 2016-03 RTD and is not accurate.  Replace original text with the USAF comment.</w:t>
      </w:r>
    </w:p>
  </w:comment>
  <w:comment w:id="11" w:author="Robert Marshburn" w:date="2018-02-07T13:21:00Z" w:initials="MRMCUAAA">
    <w:p w14:paraId="1222E02B" w14:textId="71363C88" w:rsidR="001B5865" w:rsidRDefault="001B5865">
      <w:pPr>
        <w:pStyle w:val="CommentText"/>
      </w:pPr>
      <w:r>
        <w:rPr>
          <w:rStyle w:val="CommentReference"/>
        </w:rPr>
        <w:annotationRef/>
      </w:r>
      <w:r>
        <w:t>Most of the sections below are a direct copy of either the 2016-03 RTD and/or the 17</w:t>
      </w:r>
      <w:r w:rsidRPr="006D23D7">
        <w:rPr>
          <w:vertAlign w:val="superscript"/>
        </w:rPr>
        <w:t>th</w:t>
      </w:r>
      <w:r>
        <w:t xml:space="preserve"> MTF CaT trip report submitted by Ray Ford.  Not all of these comments are directly related to USMTF, and some are simply incorrect and not applicable to the 2017-01 meeting.  Recommend DISA strike incorrect comments and re-write with correct entries.</w:t>
      </w:r>
    </w:p>
  </w:comment>
  <w:comment w:id="13" w:author="Robert Marshburn" w:date="2018-02-07T14:56:00Z" w:initials="MRMCUAAA">
    <w:p w14:paraId="6BB42151" w14:textId="6BFFF9CF" w:rsidR="001B5865" w:rsidRDefault="001B5865">
      <w:pPr>
        <w:pStyle w:val="CommentText"/>
      </w:pPr>
      <w:r>
        <w:rPr>
          <w:rStyle w:val="CommentReference"/>
        </w:rPr>
        <w:annotationRef/>
      </w:r>
      <w:r>
        <w:t>This comment is addressed in item 5.1.6.1 under ADatP-3 wish list and does not need to be duplicated.  Recommend removal.</w:t>
      </w:r>
    </w:p>
  </w:comment>
  <w:comment w:id="16" w:author="Robert Marshburn" w:date="2018-02-07T13:23:00Z" w:initials="MRMCUAAA">
    <w:p w14:paraId="5C55FF9F" w14:textId="1012509A" w:rsidR="001B5865" w:rsidRDefault="001B5865">
      <w:pPr>
        <w:pStyle w:val="CommentText"/>
      </w:pPr>
      <w:r>
        <w:rPr>
          <w:rStyle w:val="CommentReference"/>
        </w:rPr>
        <w:annotationRef/>
      </w:r>
      <w:r>
        <w:t>Comments are unnecessary for this report; recommend deletion.</w:t>
      </w:r>
    </w:p>
  </w:comment>
  <w:comment w:id="19" w:author="Robert Marshburn" w:date="2018-02-07T15:21:00Z" w:initials="MRMCUAAA">
    <w:p w14:paraId="7D215330" w14:textId="7BE069B9" w:rsidR="001B5865" w:rsidRDefault="001B5865">
      <w:pPr>
        <w:pStyle w:val="CommentText"/>
      </w:pPr>
      <w:r>
        <w:rPr>
          <w:rStyle w:val="CommentReference"/>
        </w:rPr>
        <w:annotationRef/>
      </w:r>
      <w:r>
        <w:t>Section 9 discusses this CP.  There’s no known impact to USMTF.  Recommend section be removed from report.</w:t>
      </w:r>
    </w:p>
  </w:comment>
  <w:comment w:id="22" w:author="Robert Marshburn" w:date="2018-02-07T13:24:00Z" w:initials="MRMCUAAA">
    <w:p w14:paraId="1F167947" w14:textId="6C0E1B87" w:rsidR="001B5865" w:rsidRDefault="001B5865">
      <w:pPr>
        <w:pStyle w:val="CommentText"/>
      </w:pPr>
      <w:r>
        <w:rPr>
          <w:rStyle w:val="CommentReference"/>
        </w:rPr>
        <w:annotationRef/>
      </w:r>
      <w:r>
        <w:t>Comments unnecessary for this report.  Recommend they be deleted or replaced with “No impact to USMTF”.  This is  also discussed in Section 9 as has no impact on USMTF.</w:t>
      </w:r>
    </w:p>
  </w:comment>
  <w:comment w:id="31" w:author="Robert Marshburn" w:date="2018-02-07T13:29:00Z" w:initials="MRMCUAAA">
    <w:p w14:paraId="0884E44A" w14:textId="62D087D1" w:rsidR="001B5865" w:rsidRDefault="001B5865">
      <w:pPr>
        <w:pStyle w:val="CommentText"/>
      </w:pPr>
      <w:r>
        <w:rPr>
          <w:rStyle w:val="CommentReference"/>
        </w:rPr>
        <w:annotationRef/>
      </w:r>
      <w:r>
        <w:t>Should read CP 589 R1</w:t>
      </w:r>
    </w:p>
  </w:comment>
  <w:comment w:id="37" w:author="Robert Marshburn" w:date="2018-02-07T09:55:00Z" w:initials="MRMCUAAA">
    <w:p w14:paraId="06B3FA54" w14:textId="1C0A50F5" w:rsidR="001B5865" w:rsidRDefault="001B5865">
      <w:pPr>
        <w:pStyle w:val="CommentText"/>
      </w:pPr>
      <w:r>
        <w:rPr>
          <w:rStyle w:val="CommentReference"/>
        </w:rPr>
        <w:annotationRef/>
      </w:r>
      <w:r>
        <w:t>This comment is incorrect.  Version 1.13 was made available and published on the MTF CaT website.  Version 1.14 (Draft) is available for subsequent comments.</w:t>
      </w:r>
    </w:p>
  </w:comment>
  <w:comment w:id="44" w:author="Robert Marshburn" w:date="2018-02-07T10:23:00Z" w:initials="MRMCUAAA">
    <w:p w14:paraId="041254DB" w14:textId="21C9EA00" w:rsidR="001B5865" w:rsidRDefault="001B5865" w:rsidP="00B34338">
      <w:pPr>
        <w:pStyle w:val="CommentText"/>
      </w:pPr>
      <w:r>
        <w:rPr>
          <w:rStyle w:val="CommentReference"/>
        </w:rPr>
        <w:annotationRef/>
      </w:r>
      <w:r>
        <w:t>This paragraph is lifted directly from the CCB 2016-03</w:t>
      </w:r>
      <w:r w:rsidR="006C3B6D">
        <w:t xml:space="preserve"> RTD</w:t>
      </w:r>
      <w:r>
        <w:t xml:space="preserve"> and is not reflective of the 17</w:t>
      </w:r>
      <w:r w:rsidRPr="006D23D7">
        <w:rPr>
          <w:vertAlign w:val="superscript"/>
        </w:rPr>
        <w:t>th</w:t>
      </w:r>
      <w:r>
        <w:t xml:space="preserve"> MTF Ca</w:t>
      </w:r>
      <w:r w:rsidR="006C3B6D">
        <w:t>T</w:t>
      </w:r>
      <w:r>
        <w:t xml:space="preserve"> Trip Report. </w:t>
      </w:r>
      <w:r w:rsidR="006C3B6D">
        <w:t xml:space="preserve"> Replace original text with the text USAF provides.</w:t>
      </w:r>
      <w:r>
        <w:t xml:space="preserve">  </w:t>
      </w:r>
    </w:p>
    <w:p w14:paraId="2AFDED72" w14:textId="0D41AF6C" w:rsidR="001B5865" w:rsidRDefault="001B5865">
      <w:pPr>
        <w:pStyle w:val="CommentText"/>
      </w:pPr>
    </w:p>
  </w:comment>
  <w:comment w:id="55" w:author="Robert Marshburn" w:date="2018-02-07T10:36:00Z" w:initials="MRMCUAAA">
    <w:p w14:paraId="0309BFB5" w14:textId="35C13CDE" w:rsidR="001B5865" w:rsidRDefault="001B5865" w:rsidP="00B34338">
      <w:pPr>
        <w:pStyle w:val="CommentText"/>
      </w:pPr>
      <w:r>
        <w:rPr>
          <w:rStyle w:val="CommentReference"/>
        </w:rPr>
        <w:annotationRef/>
      </w:r>
      <w:r w:rsidR="006C3B6D">
        <w:t>Information is i</w:t>
      </w:r>
      <w:r>
        <w:t xml:space="preserve">ncorrect and drawn from an outdated report. </w:t>
      </w:r>
      <w:r w:rsidR="006C3B6D">
        <w:t xml:space="preserve"> Replace with the USAF-provided input.</w:t>
      </w:r>
      <w:r>
        <w:t xml:space="preserve">  </w:t>
      </w:r>
    </w:p>
    <w:p w14:paraId="05472F58" w14:textId="10DC4D6C" w:rsidR="001B5865" w:rsidRDefault="001B5865">
      <w:pPr>
        <w:pStyle w:val="CommentText"/>
      </w:pPr>
    </w:p>
  </w:comment>
  <w:comment w:id="62" w:author="Robert Marshburn" w:date="2018-02-07T10:37:00Z" w:initials="MRMCUAAA">
    <w:p w14:paraId="280C2286" w14:textId="10A8BC0C" w:rsidR="001B5865" w:rsidRDefault="001B5865">
      <w:pPr>
        <w:pStyle w:val="CommentText"/>
      </w:pPr>
      <w:r>
        <w:rPr>
          <w:rStyle w:val="CommentReference"/>
        </w:rPr>
        <w:annotationRef/>
      </w:r>
      <w:r>
        <w:t>CCB</w:t>
      </w:r>
      <w:r w:rsidR="006C3B6D">
        <w:t xml:space="preserve"> 2017-01</w:t>
      </w:r>
      <w:r>
        <w:t xml:space="preserve"> occurred after the 17</w:t>
      </w:r>
      <w:r w:rsidRPr="008071EA">
        <w:rPr>
          <w:vertAlign w:val="superscript"/>
        </w:rPr>
        <w:t>th</w:t>
      </w:r>
      <w:r>
        <w:t xml:space="preserve"> MTF CaT, </w:t>
      </w:r>
      <w:r w:rsidR="006C3B6D">
        <w:t xml:space="preserve">so </w:t>
      </w:r>
      <w:r>
        <w:t xml:space="preserve">remove this statement. </w:t>
      </w:r>
      <w:r w:rsidR="006C3B6D">
        <w:t xml:space="preserve"> </w:t>
      </w:r>
      <w:r>
        <w:t>Also</w:t>
      </w:r>
      <w:r w:rsidR="006C3B6D">
        <w:t>,</w:t>
      </w:r>
      <w:r>
        <w:t xml:space="preserve"> this is from the 16</w:t>
      </w:r>
      <w:r w:rsidRPr="008071EA">
        <w:rPr>
          <w:vertAlign w:val="superscript"/>
        </w:rPr>
        <w:t>th</w:t>
      </w:r>
      <w:r>
        <w:t>, not 17</w:t>
      </w:r>
      <w:r w:rsidRPr="008071EA">
        <w:rPr>
          <w:vertAlign w:val="superscript"/>
        </w:rPr>
        <w:t>th</w:t>
      </w:r>
      <w:r>
        <w:t xml:space="preserve"> MTF Ca</w:t>
      </w:r>
      <w:r w:rsidR="006C3B6D">
        <w:t>T</w:t>
      </w:r>
      <w:r>
        <w:t xml:space="preserve"> which reads: </w:t>
      </w:r>
    </w:p>
    <w:p w14:paraId="7DDE5A46" w14:textId="77777777" w:rsidR="001B5865" w:rsidRDefault="001B5865">
      <w:pPr>
        <w:pStyle w:val="CommentText"/>
      </w:pPr>
    </w:p>
    <w:p w14:paraId="5323EEB5" w14:textId="77777777" w:rsidR="001B5865" w:rsidRDefault="001B5865" w:rsidP="008071EA">
      <w:pPr>
        <w:pStyle w:val="NormalWeb"/>
      </w:pPr>
      <w:r>
        <w:t xml:space="preserve">Mrs. Buus (DNK) posted the draft version of ADatP-3(A)(2) on the MTF CaT forum.  She stated the current errata sheet “occurrence categories of field groups”, is required to become the Annex M of the Case Law document. </w:t>
      </w:r>
    </w:p>
    <w:p w14:paraId="2489687A" w14:textId="77777777" w:rsidR="001B5865" w:rsidRDefault="001B5865" w:rsidP="008071EA">
      <w:pPr>
        <w:pStyle w:val="NormalWeb"/>
      </w:pPr>
      <w:r>
        <w:t xml:space="preserve">The USA had identified minor changes to annex F which DNK provided a further errata sheet on the forum for comment.  The RPS reviewed the errata sheet and GEX agreed it. </w:t>
      </w:r>
    </w:p>
    <w:p w14:paraId="4679D82D" w14:textId="77777777" w:rsidR="001B5865" w:rsidRDefault="001B5865" w:rsidP="008071EA">
      <w:pPr>
        <w:pStyle w:val="NormalWeb"/>
      </w:pPr>
      <w:r>
        <w:t xml:space="preserve">DNK stated the latest errata sheet is required to become the Annex N of the Case Law document. </w:t>
      </w:r>
    </w:p>
    <w:p w14:paraId="4B67179B" w14:textId="77777777" w:rsidR="001B5865" w:rsidRDefault="001B5865" w:rsidP="008071EA">
      <w:pPr>
        <w:pStyle w:val="NormalWeb"/>
      </w:pPr>
      <w:r>
        <w:t xml:space="preserve">Nations are requested to review both Annex M and N of the Case law document. </w:t>
      </w:r>
    </w:p>
    <w:p w14:paraId="1CE5FFAD" w14:textId="77777777" w:rsidR="001B5865" w:rsidRDefault="001B5865" w:rsidP="008071EA">
      <w:pPr>
        <w:pStyle w:val="NormalWeb"/>
      </w:pPr>
    </w:p>
    <w:p w14:paraId="3E8E4C8A" w14:textId="741B28EA" w:rsidR="001B5865" w:rsidRDefault="001B5865" w:rsidP="008071EA">
      <w:pPr>
        <w:pStyle w:val="NormalWeb"/>
      </w:pPr>
      <w:r>
        <w:t>Recommend replace or remove.</w:t>
      </w:r>
    </w:p>
    <w:p w14:paraId="563A2C2F" w14:textId="77777777" w:rsidR="001B5865" w:rsidRDefault="001B5865">
      <w:pPr>
        <w:pStyle w:val="CommentText"/>
      </w:pPr>
    </w:p>
  </w:comment>
  <w:comment w:id="72" w:author="Robert Marshburn" w:date="2018-02-07T10:38:00Z" w:initials="MRMCUAAA">
    <w:p w14:paraId="1834EC20" w14:textId="3EF06A7D" w:rsidR="001B5865" w:rsidRDefault="001B5865">
      <w:pPr>
        <w:pStyle w:val="CommentText"/>
      </w:pPr>
      <w:r>
        <w:rPr>
          <w:rStyle w:val="CommentReference"/>
        </w:rPr>
        <w:annotationRef/>
      </w:r>
      <w:r>
        <w:t xml:space="preserve">While the MTF CaT impacts USMTF, this other business from their agenda has no impact to USMTF and </w:t>
      </w:r>
      <w:r w:rsidR="006C3B6D">
        <w:t xml:space="preserve">is </w:t>
      </w:r>
      <w:r>
        <w:t xml:space="preserve">outdated for </w:t>
      </w:r>
      <w:r w:rsidR="006C3B6D">
        <w:t xml:space="preserve">CCB </w:t>
      </w:r>
      <w:r>
        <w:t>2017</w:t>
      </w:r>
      <w:r w:rsidR="006C3B6D">
        <w:t>-01</w:t>
      </w:r>
      <w:r>
        <w:t xml:space="preserve">. </w:t>
      </w:r>
      <w:r w:rsidR="006C3B6D">
        <w:t xml:space="preserve"> </w:t>
      </w:r>
      <w:r>
        <w:t xml:space="preserve">Recommend strike completely. </w:t>
      </w:r>
    </w:p>
  </w:comment>
  <w:comment w:id="83" w:author="Robert Marshburn" w:date="2018-02-07T10:42:00Z" w:initials="MRMCUAAA">
    <w:p w14:paraId="4D01664E" w14:textId="53220FE6" w:rsidR="001B5865" w:rsidRDefault="001B5865">
      <w:pPr>
        <w:pStyle w:val="CommentText"/>
      </w:pPr>
      <w:r>
        <w:rPr>
          <w:rStyle w:val="CommentReference"/>
        </w:rPr>
        <w:annotationRef/>
      </w:r>
      <w:r>
        <w:t xml:space="preserve">Same general comment as listed in 5.1. </w:t>
      </w:r>
      <w:r w:rsidR="006C3B6D">
        <w:t xml:space="preserve"> T</w:t>
      </w:r>
      <w:r>
        <w:t>he following sections are a direct regurgitation of the 44</w:t>
      </w:r>
      <w:r w:rsidRPr="008071EA">
        <w:rPr>
          <w:vertAlign w:val="superscript"/>
        </w:rPr>
        <w:t>th</w:t>
      </w:r>
      <w:r>
        <w:t xml:space="preserve"> IERHWG </w:t>
      </w:r>
      <w:r w:rsidR="006C3B6D">
        <w:t>A</w:t>
      </w:r>
      <w:r>
        <w:t xml:space="preserve">fter </w:t>
      </w:r>
      <w:r w:rsidR="006C3B6D">
        <w:t>A</w:t>
      </w:r>
      <w:r>
        <w:t xml:space="preserve">ction </w:t>
      </w:r>
      <w:r w:rsidR="006C3B6D">
        <w:t>R</w:t>
      </w:r>
      <w:r>
        <w:t>eport</w:t>
      </w:r>
      <w:r w:rsidR="006C3B6D">
        <w:t xml:space="preserve">; </w:t>
      </w:r>
      <w:r>
        <w:t>however, these have been checked against the report and the USAF CCB 2017-1 trip report and are accurate.</w:t>
      </w:r>
    </w:p>
  </w:comment>
  <w:comment w:id="90" w:author="Robert Marshburn" w:date="2018-02-07T10:54:00Z" w:initials="MRMCUAAA">
    <w:p w14:paraId="44BF4F31" w14:textId="64A3FFB2" w:rsidR="001B5865" w:rsidRDefault="001B5865">
      <w:pPr>
        <w:pStyle w:val="CommentText"/>
      </w:pPr>
      <w:r>
        <w:rPr>
          <w:rStyle w:val="CommentReference"/>
        </w:rPr>
        <w:annotationRef/>
      </w:r>
      <w:r>
        <w:t xml:space="preserve">The CAS and JTAC action items were two separate and distinct action items. </w:t>
      </w:r>
      <w:r w:rsidR="006C3B6D">
        <w:t xml:space="preserve"> </w:t>
      </w:r>
      <w:r>
        <w:t>Also</w:t>
      </w:r>
      <w:r w:rsidR="006C3B6D">
        <w:t>,</w:t>
      </w:r>
      <w:r>
        <w:t xml:space="preserve"> this does not </w:t>
      </w:r>
      <w:r w:rsidR="006C3B6D">
        <w:t>address</w:t>
      </w:r>
      <w:r>
        <w:t xml:space="preserve"> the aircraft list discussion, which </w:t>
      </w:r>
      <w:r w:rsidR="006C3B6D">
        <w:t>wa</w:t>
      </w:r>
      <w:r>
        <w:t xml:space="preserve">s an entire day of discussion at the meetings. </w:t>
      </w:r>
      <w:r w:rsidR="006C3B6D">
        <w:t xml:space="preserve"> </w:t>
      </w:r>
      <w:r>
        <w:t>For accuracy</w:t>
      </w:r>
      <w:r w:rsidR="006C3B6D">
        <w:t>,</w:t>
      </w:r>
      <w:r>
        <w:t xml:space="preserve"> recommend replac</w:t>
      </w:r>
      <w:r w:rsidR="006C3B6D">
        <w:t xml:space="preserve">ing </w:t>
      </w:r>
      <w:r>
        <w:t>5.3.1 with the following</w:t>
      </w:r>
      <w:r w:rsidR="006C3B6D">
        <w:t xml:space="preserve">, </w:t>
      </w:r>
      <w:r>
        <w:t xml:space="preserve">and then adjusting the numbering: </w:t>
      </w:r>
    </w:p>
    <w:p w14:paraId="313BDC67" w14:textId="459AE3FB" w:rsidR="001B5865" w:rsidRPr="00C87C65" w:rsidRDefault="001B5865" w:rsidP="00AF6942">
      <w:pPr>
        <w:pStyle w:val="BodyTextKeep"/>
        <w:ind w:left="0"/>
        <w:rPr>
          <w:rFonts w:cs="Arial"/>
          <w:sz w:val="24"/>
          <w:szCs w:val="24"/>
        </w:rPr>
      </w:pPr>
    </w:p>
    <w:p w14:paraId="04C51ABF" w14:textId="645FC92C" w:rsidR="001B5865" w:rsidRDefault="001B5865">
      <w:pPr>
        <w:pStyle w:val="CommentText"/>
      </w:pPr>
    </w:p>
  </w:comment>
  <w:comment w:id="103" w:author="Robert Marshburn" w:date="2018-02-07T15:14:00Z" w:initials="MRMCUAAA">
    <w:p w14:paraId="2BC0547A" w14:textId="7B0E64F6" w:rsidR="001B5865" w:rsidRDefault="001B5865">
      <w:pPr>
        <w:pStyle w:val="CommentText"/>
      </w:pPr>
      <w:r>
        <w:rPr>
          <w:rStyle w:val="CommentReference"/>
        </w:rPr>
        <w:annotationRef/>
      </w:r>
      <w:r>
        <w:t xml:space="preserve">These NATO CPs are already mentioned in section 5.1.5 and then again in section 9. </w:t>
      </w:r>
      <w:r w:rsidR="006C3B6D">
        <w:t xml:space="preserve"> There’s n</w:t>
      </w:r>
      <w:r>
        <w:t xml:space="preserve">o </w:t>
      </w:r>
      <w:r w:rsidR="006C3B6D">
        <w:t xml:space="preserve">logical reason </w:t>
      </w:r>
      <w:r>
        <w:t xml:space="preserve">to duplicate items from multiple meetings if </w:t>
      </w:r>
      <w:r w:rsidR="006C3B6D">
        <w:t xml:space="preserve">there is </w:t>
      </w:r>
      <w:r>
        <w:t xml:space="preserve">no </w:t>
      </w:r>
      <w:r w:rsidR="006C3B6D">
        <w:t xml:space="preserve">impact to </w:t>
      </w:r>
      <w:r>
        <w:t xml:space="preserve">USMTF. </w:t>
      </w:r>
      <w:r w:rsidR="006C3B6D">
        <w:t xml:space="preserve"> </w:t>
      </w:r>
      <w:r>
        <w:t>Recommend remov</w:t>
      </w:r>
      <w:r w:rsidR="006C3B6D">
        <w:t>al</w:t>
      </w:r>
      <w:r>
        <w:t>.</w:t>
      </w:r>
    </w:p>
  </w:comment>
  <w:comment w:id="109" w:author="Robert Marshburn" w:date="2018-02-07T13:41:00Z" w:initials="MRMCUAAA">
    <w:p w14:paraId="365EF106" w14:textId="6637D1B7" w:rsidR="001B5865" w:rsidRDefault="001B5865">
      <w:pPr>
        <w:pStyle w:val="CommentText"/>
      </w:pPr>
      <w:r>
        <w:rPr>
          <w:rStyle w:val="CommentReference"/>
        </w:rPr>
        <w:annotationRef/>
      </w:r>
      <w:r w:rsidR="006C3B6D">
        <w:t>USAF q</w:t>
      </w:r>
      <w:r>
        <w:t>uestion</w:t>
      </w:r>
      <w:r w:rsidR="006C3B6D">
        <w:t>s</w:t>
      </w:r>
      <w:r>
        <w:t xml:space="preserve"> the need to embed the excel document of Action Items and then list every action item </w:t>
      </w:r>
      <w:r w:rsidR="006C3B6D">
        <w:t xml:space="preserve">here </w:t>
      </w:r>
      <w:r>
        <w:t>again</w:t>
      </w:r>
      <w:r w:rsidR="006C3B6D">
        <w:t xml:space="preserve">.  It is unnecessary and </w:t>
      </w:r>
      <w:r>
        <w:t xml:space="preserve">redundant. </w:t>
      </w:r>
      <w:r w:rsidR="006C3B6D">
        <w:t xml:space="preserve"> </w:t>
      </w:r>
      <w:r>
        <w:t>Recommend the action</w:t>
      </w:r>
      <w:r w:rsidR="006C3B6D">
        <w:t xml:space="preserve"> item</w:t>
      </w:r>
      <w:r>
        <w:t>s</w:t>
      </w:r>
      <w:r w:rsidR="006C3B6D">
        <w:t xml:space="preserve"> be removed from</w:t>
      </w:r>
      <w:r>
        <w:t xml:space="preserve"> here so it aligns with section 11 below.</w:t>
      </w:r>
    </w:p>
  </w:comment>
  <w:comment w:id="137" w:author="Robert Marshburn" w:date="2018-02-07T13:46:00Z" w:initials="MRMCUAAA">
    <w:p w14:paraId="01D175AA" w14:textId="7BF42270" w:rsidR="001B5865" w:rsidRDefault="001B5865">
      <w:pPr>
        <w:pStyle w:val="CommentText"/>
      </w:pPr>
      <w:r>
        <w:rPr>
          <w:rStyle w:val="CommentReference"/>
        </w:rPr>
        <w:annotationRef/>
      </w:r>
      <w:r>
        <w:t>Corrected section numbering.</w:t>
      </w:r>
    </w:p>
  </w:comment>
  <w:comment w:id="141" w:author="Robert Marshburn" w:date="2018-02-07T11:03:00Z" w:initials="MRMCUAAA">
    <w:p w14:paraId="2EC200A0" w14:textId="3DAE1880" w:rsidR="001B5865" w:rsidRDefault="001B5865">
      <w:pPr>
        <w:pStyle w:val="CommentText"/>
      </w:pPr>
      <w:r>
        <w:rPr>
          <w:rStyle w:val="CommentReference"/>
        </w:rPr>
        <w:annotationRef/>
      </w:r>
      <w:r w:rsidR="007316FA">
        <w:t xml:space="preserve">This is not the </w:t>
      </w:r>
      <w:r>
        <w:t>correct attendee list</w:t>
      </w:r>
      <w:r w:rsidR="007316FA">
        <w:t xml:space="preserve"> for CCB 2017-01</w:t>
      </w:r>
      <w:r>
        <w:t xml:space="preserve">. </w:t>
      </w:r>
      <w:r w:rsidR="007316FA">
        <w:t xml:space="preserve"> Replace it with the actual attendee list provided below.</w:t>
      </w:r>
      <w:bookmarkStart w:id="142" w:name="_GoBack"/>
      <w:bookmarkEnd w:id="142"/>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1B4842FE" w15:done="0"/>
  <w15:commentEx w15:paraId="1222E02B" w15:done="0"/>
  <w15:commentEx w15:paraId="6BB42151" w15:done="0"/>
  <w15:commentEx w15:paraId="5C55FF9F" w15:done="0"/>
  <w15:commentEx w15:paraId="7D215330" w15:done="0"/>
  <w15:commentEx w15:paraId="1F167947" w15:done="0"/>
  <w15:commentEx w15:paraId="0884E44A" w15:done="0"/>
  <w15:commentEx w15:paraId="06B3FA54" w15:done="0"/>
  <w15:commentEx w15:paraId="2AFDED72" w15:done="0"/>
  <w15:commentEx w15:paraId="05472F58" w15:done="0"/>
  <w15:commentEx w15:paraId="563A2C2F" w15:done="0"/>
  <w15:commentEx w15:paraId="1834EC20" w15:done="0"/>
  <w15:commentEx w15:paraId="4D01664E" w15:done="0"/>
  <w15:commentEx w15:paraId="04C51ABF" w15:done="0"/>
  <w15:commentEx w15:paraId="2BC0547A" w15:done="0"/>
  <w15:commentEx w15:paraId="365EF106" w15:done="0"/>
  <w15:commentEx w15:paraId="01D175AA" w15:done="0"/>
  <w15:commentEx w15:paraId="2EC200A0"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C1DC191" w14:textId="77777777" w:rsidR="004A07C4" w:rsidRDefault="004A07C4">
      <w:r>
        <w:separator/>
      </w:r>
    </w:p>
  </w:endnote>
  <w:endnote w:type="continuationSeparator" w:id="0">
    <w:p w14:paraId="3FAD8737" w14:textId="77777777" w:rsidR="004A07C4" w:rsidRDefault="004A07C4">
      <w:r>
        <w:continuationSeparator/>
      </w:r>
    </w:p>
  </w:endnote>
  <w:endnote w:type="continuationNotice" w:id="1">
    <w:p w14:paraId="687FE014" w14:textId="77777777" w:rsidR="004A07C4" w:rsidRDefault="004A07C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C3BE59D" w14:textId="77777777" w:rsidR="001B5865" w:rsidRDefault="001B5865" w:rsidP="00552AE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0E48E94" w14:textId="77777777" w:rsidR="001B5865" w:rsidRDefault="001B586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03428F" w14:textId="02D6F6DD" w:rsidR="001B5865" w:rsidRDefault="001B5865" w:rsidP="00552AE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7316FA">
      <w:rPr>
        <w:rStyle w:val="PageNumber"/>
        <w:noProof/>
      </w:rPr>
      <w:t>13</w:t>
    </w:r>
    <w:r>
      <w:rPr>
        <w:rStyle w:val="PageNumber"/>
      </w:rPr>
      <w:fldChar w:fldCharType="end"/>
    </w:r>
  </w:p>
  <w:p w14:paraId="071D4C0F" w14:textId="77777777" w:rsidR="001B5865" w:rsidRDefault="001B5865" w:rsidP="0082043B">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5E48EC3" w14:textId="77777777" w:rsidR="001B5865" w:rsidRDefault="001B586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C45D170" w14:textId="77777777" w:rsidR="001B5865" w:rsidRDefault="001B586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CDF7A96" w14:textId="77777777" w:rsidR="004A07C4" w:rsidRDefault="004A07C4">
      <w:r>
        <w:separator/>
      </w:r>
    </w:p>
  </w:footnote>
  <w:footnote w:type="continuationSeparator" w:id="0">
    <w:p w14:paraId="5FDF4B5D" w14:textId="77777777" w:rsidR="004A07C4" w:rsidRDefault="004A07C4">
      <w:r>
        <w:continuationSeparator/>
      </w:r>
    </w:p>
  </w:footnote>
  <w:footnote w:type="continuationNotice" w:id="1">
    <w:p w14:paraId="086E79DD" w14:textId="77777777" w:rsidR="004A07C4" w:rsidRDefault="004A07C4"/>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0C40180" w14:textId="39A1C994" w:rsidR="001B5865" w:rsidRDefault="001B586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028C2A" w14:textId="59F7B784" w:rsidR="001B5865" w:rsidRPr="00CA0276" w:rsidRDefault="001B5865" w:rsidP="00DF4779">
    <w:pPr>
      <w:pStyle w:val="Header"/>
      <w:tabs>
        <w:tab w:val="left" w:pos="3260"/>
      </w:tabs>
      <w:jc w:val="center"/>
      <w:rPr>
        <w:b/>
        <w:sz w:val="24"/>
        <w:szCs w:val="24"/>
      </w:rPr>
    </w:pPr>
    <w:r w:rsidRPr="00CA0276">
      <w:rPr>
        <w:b/>
        <w:sz w:val="24"/>
        <w:szCs w:val="24"/>
      </w:rPr>
      <w:t>USMTF CCB 201</w:t>
    </w:r>
    <w:r>
      <w:rPr>
        <w:b/>
        <w:sz w:val="24"/>
        <w:szCs w:val="24"/>
      </w:rPr>
      <w:t>7</w:t>
    </w:r>
    <w:r w:rsidRPr="00CA0276">
      <w:rPr>
        <w:b/>
        <w:sz w:val="24"/>
        <w:szCs w:val="24"/>
      </w:rPr>
      <w:t>-</w:t>
    </w:r>
    <w:r>
      <w:rPr>
        <w:b/>
        <w:sz w:val="24"/>
        <w:szCs w:val="24"/>
      </w:rPr>
      <w:t>1</w:t>
    </w:r>
    <w:r w:rsidRPr="00CA0276">
      <w:rPr>
        <w:b/>
        <w:sz w:val="24"/>
        <w:szCs w:val="24"/>
      </w:rPr>
      <w:t xml:space="preserve"> MEETING</w:t>
    </w:r>
  </w:p>
  <w:p w14:paraId="2FC80332" w14:textId="10F3B1B3" w:rsidR="001B5865" w:rsidRDefault="001B5865" w:rsidP="00DF4779">
    <w:pPr>
      <w:pStyle w:val="Header"/>
      <w:jc w:val="center"/>
      <w:rPr>
        <w:b/>
        <w:sz w:val="24"/>
        <w:szCs w:val="24"/>
      </w:rPr>
    </w:pPr>
    <w:r>
      <w:rPr>
        <w:b/>
        <w:sz w:val="24"/>
        <w:szCs w:val="24"/>
      </w:rPr>
      <w:t xml:space="preserve">Draft </w:t>
    </w:r>
    <w:r w:rsidRPr="00CA0276">
      <w:rPr>
        <w:b/>
        <w:sz w:val="24"/>
        <w:szCs w:val="24"/>
      </w:rPr>
      <w:t>RECORD OF TECHNICAL DISCUSSIONS</w:t>
    </w:r>
  </w:p>
  <w:p w14:paraId="272F6A22" w14:textId="77777777" w:rsidR="001B5865" w:rsidRDefault="001B5865" w:rsidP="00392EFC">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8457E2" w14:textId="14847C50" w:rsidR="001B5865" w:rsidRDefault="001B586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2F286D"/>
    <w:multiLevelType w:val="hybridMultilevel"/>
    <w:tmpl w:val="98D239A0"/>
    <w:lvl w:ilvl="0" w:tplc="C84CC1B4">
      <w:start w:val="1"/>
      <w:numFmt w:val="lowerLetter"/>
      <w:lvlText w:val="%1."/>
      <w:lvlJc w:val="left"/>
      <w:pPr>
        <w:ind w:left="720" w:hanging="360"/>
      </w:pPr>
      <w:rPr>
        <w:rFonts w:ascii="Arial" w:hAnsi="Arial" w:cs="Arial" w:hint="default"/>
        <w:b w:val="0"/>
        <w:sz w:val="24"/>
        <w:szCs w:val="24"/>
      </w:rPr>
    </w:lvl>
    <w:lvl w:ilvl="1" w:tplc="04090011">
      <w:start w:val="1"/>
      <w:numFmt w:val="decimal"/>
      <w:lvlText w:val="%2)"/>
      <w:lvlJc w:val="left"/>
      <w:pPr>
        <w:ind w:left="1440" w:hanging="360"/>
      </w:pPr>
    </w:lvl>
    <w:lvl w:ilvl="2" w:tplc="04090017">
      <w:start w:val="1"/>
      <w:numFmt w:val="lowerLetter"/>
      <w:lvlText w:val="%3)"/>
      <w:lvlJc w:val="left"/>
      <w:pPr>
        <w:ind w:left="2250" w:hanging="180"/>
      </w:pPr>
    </w:lvl>
    <w:lvl w:ilvl="3" w:tplc="04090011">
      <w:start w:val="1"/>
      <w:numFmt w:val="decimal"/>
      <w:lvlText w:val="%4)"/>
      <w:lvlJc w:val="left"/>
      <w:pPr>
        <w:ind w:left="2880" w:hanging="360"/>
      </w:pPr>
    </w:lvl>
    <w:lvl w:ilvl="4" w:tplc="04090013">
      <w:start w:val="1"/>
      <w:numFmt w:val="upperRoman"/>
      <w:lvlText w:val="%5."/>
      <w:lvlJc w:val="righ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A821AD"/>
    <w:multiLevelType w:val="multilevel"/>
    <w:tmpl w:val="62C82C36"/>
    <w:lvl w:ilvl="0">
      <w:start w:val="5"/>
      <w:numFmt w:val="decimal"/>
      <w:lvlText w:val="%1"/>
      <w:lvlJc w:val="left"/>
      <w:pPr>
        <w:ind w:left="1380" w:hanging="480"/>
      </w:pPr>
      <w:rPr>
        <w:rFonts w:hint="default"/>
      </w:rPr>
    </w:lvl>
    <w:lvl w:ilvl="1">
      <w:start w:val="2"/>
      <w:numFmt w:val="decimal"/>
      <w:lvlText w:val="%1.%2"/>
      <w:lvlJc w:val="left"/>
      <w:pPr>
        <w:ind w:left="1560" w:hanging="480"/>
      </w:pPr>
      <w:rPr>
        <w:rFonts w:hint="default"/>
      </w:rPr>
    </w:lvl>
    <w:lvl w:ilvl="2">
      <w:start w:val="6"/>
      <w:numFmt w:val="decimal"/>
      <w:lvlText w:val="%1.%2.%3"/>
      <w:lvlJc w:val="left"/>
      <w:pPr>
        <w:ind w:left="19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270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420" w:hanging="1440"/>
      </w:pPr>
      <w:rPr>
        <w:rFonts w:hint="default"/>
      </w:rPr>
    </w:lvl>
    <w:lvl w:ilvl="7">
      <w:start w:val="1"/>
      <w:numFmt w:val="decimal"/>
      <w:lvlText w:val="%1.%2.%3.%4.%5.%6.%7.%8"/>
      <w:lvlJc w:val="left"/>
      <w:pPr>
        <w:ind w:left="3600" w:hanging="1440"/>
      </w:pPr>
      <w:rPr>
        <w:rFonts w:hint="default"/>
      </w:rPr>
    </w:lvl>
    <w:lvl w:ilvl="8">
      <w:start w:val="1"/>
      <w:numFmt w:val="decimal"/>
      <w:lvlText w:val="%1.%2.%3.%4.%5.%6.%7.%8.%9"/>
      <w:lvlJc w:val="left"/>
      <w:pPr>
        <w:ind w:left="4140" w:hanging="1800"/>
      </w:pPr>
      <w:rPr>
        <w:rFonts w:hint="default"/>
      </w:rPr>
    </w:lvl>
  </w:abstractNum>
  <w:abstractNum w:abstractNumId="2" w15:restartNumberingAfterBreak="0">
    <w:nsid w:val="092578BF"/>
    <w:multiLevelType w:val="multilevel"/>
    <w:tmpl w:val="F0B27122"/>
    <w:lvl w:ilvl="0">
      <w:start w:val="10"/>
      <w:numFmt w:val="decimal"/>
      <w:lvlText w:val="%1"/>
      <w:lvlJc w:val="left"/>
      <w:pPr>
        <w:ind w:left="600" w:hanging="600"/>
      </w:pPr>
      <w:rPr>
        <w:rFonts w:hint="default"/>
      </w:rPr>
    </w:lvl>
    <w:lvl w:ilvl="1">
      <w:start w:val="1"/>
      <w:numFmt w:val="decimal"/>
      <w:lvlText w:val="%1.%2"/>
      <w:lvlJc w:val="left"/>
      <w:pPr>
        <w:ind w:left="780" w:hanging="60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3" w15:restartNumberingAfterBreak="0">
    <w:nsid w:val="0C2478C4"/>
    <w:multiLevelType w:val="multilevel"/>
    <w:tmpl w:val="A2E6DDCC"/>
    <w:lvl w:ilvl="0">
      <w:start w:val="5"/>
      <w:numFmt w:val="decimal"/>
      <w:lvlText w:val="%1"/>
      <w:lvlJc w:val="left"/>
      <w:pPr>
        <w:ind w:left="660" w:hanging="660"/>
      </w:pPr>
      <w:rPr>
        <w:rFonts w:hint="default"/>
      </w:rPr>
    </w:lvl>
    <w:lvl w:ilvl="1">
      <w:start w:val="1"/>
      <w:numFmt w:val="decimal"/>
      <w:lvlText w:val="%1.%2"/>
      <w:lvlJc w:val="left"/>
      <w:pPr>
        <w:ind w:left="900" w:hanging="660"/>
      </w:pPr>
      <w:rPr>
        <w:rFonts w:hint="default"/>
      </w:rPr>
    </w:lvl>
    <w:lvl w:ilvl="2">
      <w:start w:val="5"/>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4" w15:restartNumberingAfterBreak="0">
    <w:nsid w:val="117E343B"/>
    <w:multiLevelType w:val="hybridMultilevel"/>
    <w:tmpl w:val="503685BE"/>
    <w:lvl w:ilvl="0" w:tplc="2A7C36C2">
      <w:start w:val="10"/>
      <w:numFmt w:val="decimal"/>
      <w:lvlText w:val="%1."/>
      <w:lvlJc w:val="left"/>
      <w:pPr>
        <w:ind w:left="720" w:hanging="360"/>
      </w:pPr>
      <w:rPr>
        <w:rFonts w:cs="Times New Roman" w:hint="default"/>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C26A4E"/>
    <w:multiLevelType w:val="multilevel"/>
    <w:tmpl w:val="777A2514"/>
    <w:styleLink w:val="111111"/>
    <w:lvl w:ilvl="0">
      <w:start w:val="1"/>
      <w:numFmt w:val="decimal"/>
      <w:lvlText w:val="%1."/>
      <w:lvlJc w:val="left"/>
      <w:pPr>
        <w:tabs>
          <w:tab w:val="num" w:pos="360"/>
        </w:tabs>
        <w:ind w:left="3600" w:hanging="360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 w15:restartNumberingAfterBreak="0">
    <w:nsid w:val="1F9547AA"/>
    <w:multiLevelType w:val="multilevel"/>
    <w:tmpl w:val="F4A4F95A"/>
    <w:lvl w:ilvl="0">
      <w:start w:val="5"/>
      <w:numFmt w:val="decimal"/>
      <w:lvlText w:val="%1"/>
      <w:lvlJc w:val="left"/>
      <w:pPr>
        <w:ind w:left="660" w:hanging="660"/>
      </w:pPr>
      <w:rPr>
        <w:rFonts w:hint="default"/>
      </w:rPr>
    </w:lvl>
    <w:lvl w:ilvl="1">
      <w:start w:val="2"/>
      <w:numFmt w:val="decimal"/>
      <w:lvlText w:val="%1.%2"/>
      <w:lvlJc w:val="left"/>
      <w:pPr>
        <w:ind w:left="740" w:hanging="660"/>
      </w:pPr>
      <w:rPr>
        <w:rFonts w:hint="default"/>
      </w:rPr>
    </w:lvl>
    <w:lvl w:ilvl="2">
      <w:start w:val="6"/>
      <w:numFmt w:val="decimal"/>
      <w:lvlText w:val="%1.%2.%3"/>
      <w:lvlJc w:val="left"/>
      <w:pPr>
        <w:ind w:left="880" w:hanging="720"/>
      </w:pPr>
      <w:rPr>
        <w:rFonts w:hint="default"/>
      </w:rPr>
    </w:lvl>
    <w:lvl w:ilvl="3">
      <w:start w:val="2"/>
      <w:numFmt w:val="decimal"/>
      <w:lvlText w:val="%1.%2.%3.%4"/>
      <w:lvlJc w:val="left"/>
      <w:pPr>
        <w:ind w:left="960" w:hanging="720"/>
      </w:pPr>
      <w:rPr>
        <w:rFonts w:hint="default"/>
      </w:rPr>
    </w:lvl>
    <w:lvl w:ilvl="4">
      <w:start w:val="1"/>
      <w:numFmt w:val="decimal"/>
      <w:lvlText w:val="%1.%2.%3.%4.%5"/>
      <w:lvlJc w:val="left"/>
      <w:pPr>
        <w:ind w:left="1400" w:hanging="1080"/>
      </w:pPr>
      <w:rPr>
        <w:rFonts w:hint="default"/>
      </w:rPr>
    </w:lvl>
    <w:lvl w:ilvl="5">
      <w:start w:val="1"/>
      <w:numFmt w:val="decimal"/>
      <w:lvlText w:val="%1.%2.%3.%4.%5.%6"/>
      <w:lvlJc w:val="left"/>
      <w:pPr>
        <w:ind w:left="1480" w:hanging="1080"/>
      </w:pPr>
      <w:rPr>
        <w:rFonts w:hint="default"/>
      </w:rPr>
    </w:lvl>
    <w:lvl w:ilvl="6">
      <w:start w:val="1"/>
      <w:numFmt w:val="decimal"/>
      <w:lvlText w:val="%1.%2.%3.%4.%5.%6.%7"/>
      <w:lvlJc w:val="left"/>
      <w:pPr>
        <w:ind w:left="1920" w:hanging="1440"/>
      </w:pPr>
      <w:rPr>
        <w:rFonts w:hint="default"/>
      </w:rPr>
    </w:lvl>
    <w:lvl w:ilvl="7">
      <w:start w:val="1"/>
      <w:numFmt w:val="decimal"/>
      <w:lvlText w:val="%1.%2.%3.%4.%5.%6.%7.%8"/>
      <w:lvlJc w:val="left"/>
      <w:pPr>
        <w:ind w:left="2000" w:hanging="1440"/>
      </w:pPr>
      <w:rPr>
        <w:rFonts w:hint="default"/>
      </w:rPr>
    </w:lvl>
    <w:lvl w:ilvl="8">
      <w:start w:val="1"/>
      <w:numFmt w:val="decimal"/>
      <w:lvlText w:val="%1.%2.%3.%4.%5.%6.%7.%8.%9"/>
      <w:lvlJc w:val="left"/>
      <w:pPr>
        <w:ind w:left="2440" w:hanging="1800"/>
      </w:pPr>
      <w:rPr>
        <w:rFonts w:hint="default"/>
      </w:rPr>
    </w:lvl>
  </w:abstractNum>
  <w:abstractNum w:abstractNumId="7" w15:restartNumberingAfterBreak="0">
    <w:nsid w:val="33FD3509"/>
    <w:multiLevelType w:val="multilevel"/>
    <w:tmpl w:val="A2E6DDCC"/>
    <w:lvl w:ilvl="0">
      <w:start w:val="5"/>
      <w:numFmt w:val="decimal"/>
      <w:lvlText w:val="%1"/>
      <w:lvlJc w:val="left"/>
      <w:pPr>
        <w:ind w:left="660" w:hanging="660"/>
      </w:pPr>
      <w:rPr>
        <w:rFonts w:hint="default"/>
      </w:rPr>
    </w:lvl>
    <w:lvl w:ilvl="1">
      <w:start w:val="1"/>
      <w:numFmt w:val="decimal"/>
      <w:lvlText w:val="%1.%2"/>
      <w:lvlJc w:val="left"/>
      <w:pPr>
        <w:ind w:left="900" w:hanging="660"/>
      </w:pPr>
      <w:rPr>
        <w:rFonts w:hint="default"/>
      </w:rPr>
    </w:lvl>
    <w:lvl w:ilvl="2">
      <w:start w:val="6"/>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8" w15:restartNumberingAfterBreak="0">
    <w:nsid w:val="38B83B21"/>
    <w:multiLevelType w:val="multilevel"/>
    <w:tmpl w:val="885CC1C4"/>
    <w:lvl w:ilvl="0">
      <w:start w:val="10"/>
      <w:numFmt w:val="decimal"/>
      <w:lvlText w:val="%1."/>
      <w:lvlJc w:val="left"/>
      <w:pPr>
        <w:tabs>
          <w:tab w:val="num" w:pos="360"/>
        </w:tabs>
        <w:ind w:left="360" w:hanging="360"/>
      </w:pPr>
      <w:rPr>
        <w:rFonts w:ascii="Times New Roman" w:hAnsi="Times New Roman" w:cs="Times New Roman" w:hint="default"/>
        <w:b/>
        <w:i w:val="0"/>
        <w:strike/>
        <w:color w:val="auto"/>
        <w:sz w:val="24"/>
        <w:szCs w:val="24"/>
      </w:rPr>
    </w:lvl>
    <w:lvl w:ilvl="1">
      <w:start w:val="1"/>
      <w:numFmt w:val="decimal"/>
      <w:lvlText w:val="%1.%2."/>
      <w:lvlJc w:val="left"/>
      <w:pPr>
        <w:tabs>
          <w:tab w:val="num" w:pos="864"/>
        </w:tabs>
        <w:ind w:left="1224" w:hanging="864"/>
      </w:pPr>
      <w:rPr>
        <w:rFonts w:hint="default"/>
        <w:b w:val="0"/>
        <w:color w:val="auto"/>
      </w:rPr>
    </w:lvl>
    <w:lvl w:ilvl="2">
      <w:start w:val="1"/>
      <w:numFmt w:val="decimal"/>
      <w:lvlText w:val="%1.%2.%3."/>
      <w:lvlJc w:val="left"/>
      <w:pPr>
        <w:tabs>
          <w:tab w:val="num" w:pos="1350"/>
        </w:tabs>
        <w:ind w:left="1134" w:hanging="504"/>
      </w:pPr>
      <w:rPr>
        <w:rFonts w:hint="default"/>
      </w:rPr>
    </w:lvl>
    <w:lvl w:ilvl="3">
      <w:start w:val="1"/>
      <w:numFmt w:val="decimal"/>
      <w:lvlText w:val="%1.%2.%3.%4."/>
      <w:lvlJc w:val="left"/>
      <w:pPr>
        <w:tabs>
          <w:tab w:val="num" w:pos="1710"/>
        </w:tabs>
        <w:ind w:left="1638" w:hanging="648"/>
      </w:pPr>
      <w:rPr>
        <w:rFonts w:hint="default"/>
        <w:b w:val="0"/>
        <w:sz w:val="24"/>
        <w:szCs w:val="24"/>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 w15:restartNumberingAfterBreak="0">
    <w:nsid w:val="390522F3"/>
    <w:multiLevelType w:val="multilevel"/>
    <w:tmpl w:val="2386585A"/>
    <w:lvl w:ilvl="0">
      <w:start w:val="1"/>
      <w:numFmt w:val="decimal"/>
      <w:lvlText w:val="%1."/>
      <w:lvlJc w:val="left"/>
      <w:pPr>
        <w:tabs>
          <w:tab w:val="num" w:pos="360"/>
        </w:tabs>
        <w:ind w:left="360" w:hanging="360"/>
      </w:pPr>
      <w:rPr>
        <w:rFonts w:ascii="Times New Roman" w:hAnsi="Times New Roman" w:cs="Times New Roman" w:hint="default"/>
        <w:b/>
        <w:i w:val="0"/>
        <w:color w:val="auto"/>
        <w:sz w:val="24"/>
        <w:szCs w:val="24"/>
      </w:rPr>
    </w:lvl>
    <w:lvl w:ilvl="1">
      <w:start w:val="1"/>
      <w:numFmt w:val="bullet"/>
      <w:lvlText w:val=""/>
      <w:lvlJc w:val="left"/>
      <w:pPr>
        <w:tabs>
          <w:tab w:val="num" w:pos="774"/>
        </w:tabs>
        <w:ind w:left="1134" w:hanging="864"/>
      </w:pPr>
      <w:rPr>
        <w:rFonts w:ascii="Symbol" w:hAnsi="Symbol" w:hint="default"/>
        <w:b w:val="0"/>
        <w:color w:val="auto"/>
      </w:rPr>
    </w:lvl>
    <w:lvl w:ilvl="2">
      <w:start w:val="1"/>
      <w:numFmt w:val="decimal"/>
      <w:lvlText w:val="%1.%2.%3."/>
      <w:lvlJc w:val="left"/>
      <w:pPr>
        <w:tabs>
          <w:tab w:val="num" w:pos="1350"/>
        </w:tabs>
        <w:ind w:left="1134" w:hanging="504"/>
      </w:pPr>
      <w:rPr>
        <w:rFonts w:hint="default"/>
      </w:rPr>
    </w:lvl>
    <w:lvl w:ilvl="3">
      <w:start w:val="1"/>
      <w:numFmt w:val="decimal"/>
      <w:lvlText w:val="%1.%2.%3.%4."/>
      <w:lvlJc w:val="left"/>
      <w:pPr>
        <w:tabs>
          <w:tab w:val="num" w:pos="1710"/>
        </w:tabs>
        <w:ind w:left="1638" w:hanging="648"/>
      </w:pPr>
      <w:rPr>
        <w:rFonts w:hint="default"/>
        <w:b w:val="0"/>
        <w:sz w:val="24"/>
        <w:szCs w:val="24"/>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0" w15:restartNumberingAfterBreak="0">
    <w:nsid w:val="3A4F2C57"/>
    <w:multiLevelType w:val="multilevel"/>
    <w:tmpl w:val="5CC8D852"/>
    <w:lvl w:ilvl="0">
      <w:start w:val="5"/>
      <w:numFmt w:val="decimal"/>
      <w:lvlText w:val="%1"/>
      <w:lvlJc w:val="left"/>
      <w:pPr>
        <w:ind w:left="480" w:hanging="480"/>
      </w:pPr>
      <w:rPr>
        <w:rFonts w:ascii="Arial" w:hAnsi="Arial" w:hint="default"/>
        <w:sz w:val="22"/>
      </w:rPr>
    </w:lvl>
    <w:lvl w:ilvl="1">
      <w:start w:val="2"/>
      <w:numFmt w:val="decimal"/>
      <w:lvlText w:val="%1.%2"/>
      <w:lvlJc w:val="left"/>
      <w:pPr>
        <w:ind w:left="840" w:hanging="480"/>
      </w:pPr>
      <w:rPr>
        <w:rFonts w:ascii="Arial" w:hAnsi="Arial" w:hint="default"/>
        <w:sz w:val="22"/>
      </w:rPr>
    </w:lvl>
    <w:lvl w:ilvl="2">
      <w:start w:val="8"/>
      <w:numFmt w:val="decimal"/>
      <w:lvlText w:val="%1.%2.%3"/>
      <w:lvlJc w:val="left"/>
      <w:pPr>
        <w:ind w:left="1440" w:hanging="720"/>
      </w:pPr>
      <w:rPr>
        <w:rFonts w:ascii="Times New Roman" w:hAnsi="Times New Roman" w:cs="Times New Roman" w:hint="default"/>
        <w:sz w:val="24"/>
        <w:szCs w:val="24"/>
      </w:rPr>
    </w:lvl>
    <w:lvl w:ilvl="3">
      <w:start w:val="1"/>
      <w:numFmt w:val="decimal"/>
      <w:lvlText w:val="%1.%2.%3.%4"/>
      <w:lvlJc w:val="left"/>
      <w:pPr>
        <w:ind w:left="1800" w:hanging="720"/>
      </w:pPr>
      <w:rPr>
        <w:rFonts w:ascii="Times New Roman" w:hAnsi="Times New Roman" w:cs="Times New Roman" w:hint="default"/>
        <w:sz w:val="24"/>
        <w:szCs w:val="24"/>
      </w:rPr>
    </w:lvl>
    <w:lvl w:ilvl="4">
      <w:start w:val="1"/>
      <w:numFmt w:val="bullet"/>
      <w:lvlText w:val=""/>
      <w:lvlJc w:val="left"/>
      <w:pPr>
        <w:ind w:left="2520" w:hanging="1080"/>
      </w:pPr>
      <w:rPr>
        <w:rFonts w:ascii="Symbol" w:hAnsi="Symbol" w:hint="default"/>
        <w:sz w:val="24"/>
        <w:szCs w:val="24"/>
      </w:rPr>
    </w:lvl>
    <w:lvl w:ilvl="5">
      <w:start w:val="1"/>
      <w:numFmt w:val="decimal"/>
      <w:lvlText w:val="%1.%2.%3.%4.%5.%6"/>
      <w:lvlJc w:val="left"/>
      <w:pPr>
        <w:ind w:left="2880" w:hanging="1080"/>
      </w:pPr>
      <w:rPr>
        <w:rFonts w:ascii="Arial" w:hAnsi="Arial" w:hint="default"/>
        <w:sz w:val="22"/>
      </w:rPr>
    </w:lvl>
    <w:lvl w:ilvl="6">
      <w:start w:val="1"/>
      <w:numFmt w:val="decimal"/>
      <w:lvlText w:val="%1.%2.%3.%4.%5.%6.%7"/>
      <w:lvlJc w:val="left"/>
      <w:pPr>
        <w:ind w:left="3600" w:hanging="1440"/>
      </w:pPr>
      <w:rPr>
        <w:rFonts w:ascii="Arial" w:hAnsi="Arial" w:hint="default"/>
        <w:sz w:val="22"/>
      </w:rPr>
    </w:lvl>
    <w:lvl w:ilvl="7">
      <w:start w:val="1"/>
      <w:numFmt w:val="decimal"/>
      <w:lvlText w:val="%1.%2.%3.%4.%5.%6.%7.%8"/>
      <w:lvlJc w:val="left"/>
      <w:pPr>
        <w:ind w:left="3960" w:hanging="1440"/>
      </w:pPr>
      <w:rPr>
        <w:rFonts w:ascii="Arial" w:hAnsi="Arial" w:hint="default"/>
        <w:sz w:val="22"/>
      </w:rPr>
    </w:lvl>
    <w:lvl w:ilvl="8">
      <w:start w:val="1"/>
      <w:numFmt w:val="decimal"/>
      <w:lvlText w:val="%1.%2.%3.%4.%5.%6.%7.%8.%9"/>
      <w:lvlJc w:val="left"/>
      <w:pPr>
        <w:ind w:left="4680" w:hanging="1800"/>
      </w:pPr>
      <w:rPr>
        <w:rFonts w:ascii="Arial" w:hAnsi="Arial" w:hint="default"/>
        <w:sz w:val="22"/>
      </w:rPr>
    </w:lvl>
  </w:abstractNum>
  <w:abstractNum w:abstractNumId="11" w15:restartNumberingAfterBreak="0">
    <w:nsid w:val="50F4649E"/>
    <w:multiLevelType w:val="multilevel"/>
    <w:tmpl w:val="514E8C06"/>
    <w:lvl w:ilvl="0">
      <w:start w:val="1"/>
      <w:numFmt w:val="decimal"/>
      <w:lvlText w:val="%1."/>
      <w:lvlJc w:val="left"/>
      <w:pPr>
        <w:tabs>
          <w:tab w:val="num" w:pos="360"/>
        </w:tabs>
        <w:ind w:left="360" w:hanging="360"/>
      </w:pPr>
      <w:rPr>
        <w:rFonts w:ascii="Times New Roman" w:hAnsi="Times New Roman" w:cs="Times New Roman" w:hint="default"/>
        <w:b/>
        <w:i w:val="0"/>
        <w:color w:val="auto"/>
        <w:sz w:val="24"/>
        <w:szCs w:val="24"/>
      </w:rPr>
    </w:lvl>
    <w:lvl w:ilvl="1">
      <w:start w:val="1"/>
      <w:numFmt w:val="decimal"/>
      <w:lvlText w:val="%1.%2."/>
      <w:lvlJc w:val="left"/>
      <w:pPr>
        <w:tabs>
          <w:tab w:val="num" w:pos="774"/>
        </w:tabs>
        <w:ind w:left="1134" w:hanging="864"/>
      </w:pPr>
      <w:rPr>
        <w:rFonts w:hint="default"/>
        <w:b w:val="0"/>
        <w:color w:val="auto"/>
      </w:rPr>
    </w:lvl>
    <w:lvl w:ilvl="2">
      <w:start w:val="1"/>
      <w:numFmt w:val="decimal"/>
      <w:lvlText w:val="%1.%2.%3."/>
      <w:lvlJc w:val="left"/>
      <w:pPr>
        <w:tabs>
          <w:tab w:val="num" w:pos="1350"/>
        </w:tabs>
        <w:ind w:left="1134" w:hanging="504"/>
      </w:pPr>
      <w:rPr>
        <w:rFonts w:hint="default"/>
      </w:rPr>
    </w:lvl>
    <w:lvl w:ilvl="3">
      <w:start w:val="1"/>
      <w:numFmt w:val="decimal"/>
      <w:lvlText w:val="%1.%2.%3.%4."/>
      <w:lvlJc w:val="left"/>
      <w:pPr>
        <w:tabs>
          <w:tab w:val="num" w:pos="1710"/>
        </w:tabs>
        <w:ind w:left="1638" w:hanging="648"/>
      </w:pPr>
      <w:rPr>
        <w:rFonts w:hint="default"/>
        <w:b w:val="0"/>
        <w:sz w:val="24"/>
        <w:szCs w:val="24"/>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15:restartNumberingAfterBreak="0">
    <w:nsid w:val="531F07D4"/>
    <w:multiLevelType w:val="multilevel"/>
    <w:tmpl w:val="851E4FAA"/>
    <w:lvl w:ilvl="0">
      <w:start w:val="5"/>
      <w:numFmt w:val="decimal"/>
      <w:lvlText w:val="%1"/>
      <w:lvlJc w:val="left"/>
      <w:pPr>
        <w:ind w:left="480" w:hanging="480"/>
      </w:pPr>
      <w:rPr>
        <w:rFonts w:ascii="Arial" w:hAnsi="Arial" w:hint="default"/>
        <w:sz w:val="22"/>
      </w:rPr>
    </w:lvl>
    <w:lvl w:ilvl="1">
      <w:start w:val="2"/>
      <w:numFmt w:val="decimal"/>
      <w:lvlText w:val="%1.%2"/>
      <w:lvlJc w:val="left"/>
      <w:pPr>
        <w:ind w:left="840" w:hanging="480"/>
      </w:pPr>
      <w:rPr>
        <w:rFonts w:ascii="Arial" w:hAnsi="Arial" w:hint="default"/>
        <w:sz w:val="22"/>
      </w:rPr>
    </w:lvl>
    <w:lvl w:ilvl="2">
      <w:start w:val="9"/>
      <w:numFmt w:val="decimal"/>
      <w:lvlText w:val="%1.%2.%3"/>
      <w:lvlJc w:val="left"/>
      <w:pPr>
        <w:ind w:left="1440" w:hanging="720"/>
      </w:pPr>
      <w:rPr>
        <w:rFonts w:ascii="Times New Roman" w:hAnsi="Times New Roman" w:cs="Times New Roman" w:hint="default"/>
        <w:sz w:val="24"/>
        <w:szCs w:val="24"/>
      </w:rPr>
    </w:lvl>
    <w:lvl w:ilvl="3">
      <w:start w:val="1"/>
      <w:numFmt w:val="decimal"/>
      <w:lvlText w:val="%1.%2.%3.%4"/>
      <w:lvlJc w:val="left"/>
      <w:pPr>
        <w:ind w:left="1800" w:hanging="720"/>
      </w:pPr>
      <w:rPr>
        <w:rFonts w:ascii="Arial" w:hAnsi="Arial" w:hint="default"/>
        <w:sz w:val="22"/>
      </w:rPr>
    </w:lvl>
    <w:lvl w:ilvl="4">
      <w:start w:val="1"/>
      <w:numFmt w:val="decimal"/>
      <w:lvlText w:val="%1.%2.%3.%4.%5"/>
      <w:lvlJc w:val="left"/>
      <w:pPr>
        <w:ind w:left="2520" w:hanging="1080"/>
      </w:pPr>
      <w:rPr>
        <w:rFonts w:ascii="Arial" w:hAnsi="Arial" w:hint="default"/>
        <w:sz w:val="22"/>
      </w:rPr>
    </w:lvl>
    <w:lvl w:ilvl="5">
      <w:start w:val="1"/>
      <w:numFmt w:val="decimal"/>
      <w:lvlText w:val="%1.%2.%3.%4.%5.%6"/>
      <w:lvlJc w:val="left"/>
      <w:pPr>
        <w:ind w:left="2880" w:hanging="1080"/>
      </w:pPr>
      <w:rPr>
        <w:rFonts w:ascii="Arial" w:hAnsi="Arial" w:hint="default"/>
        <w:sz w:val="22"/>
      </w:rPr>
    </w:lvl>
    <w:lvl w:ilvl="6">
      <w:start w:val="1"/>
      <w:numFmt w:val="decimal"/>
      <w:lvlText w:val="%1.%2.%3.%4.%5.%6.%7"/>
      <w:lvlJc w:val="left"/>
      <w:pPr>
        <w:ind w:left="3600" w:hanging="1440"/>
      </w:pPr>
      <w:rPr>
        <w:rFonts w:ascii="Arial" w:hAnsi="Arial" w:hint="default"/>
        <w:sz w:val="22"/>
      </w:rPr>
    </w:lvl>
    <w:lvl w:ilvl="7">
      <w:start w:val="1"/>
      <w:numFmt w:val="decimal"/>
      <w:lvlText w:val="%1.%2.%3.%4.%5.%6.%7.%8"/>
      <w:lvlJc w:val="left"/>
      <w:pPr>
        <w:ind w:left="3960" w:hanging="1440"/>
      </w:pPr>
      <w:rPr>
        <w:rFonts w:ascii="Arial" w:hAnsi="Arial" w:hint="default"/>
        <w:sz w:val="22"/>
      </w:rPr>
    </w:lvl>
    <w:lvl w:ilvl="8">
      <w:start w:val="1"/>
      <w:numFmt w:val="decimal"/>
      <w:lvlText w:val="%1.%2.%3.%4.%5.%6.%7.%8.%9"/>
      <w:lvlJc w:val="left"/>
      <w:pPr>
        <w:ind w:left="4680" w:hanging="1800"/>
      </w:pPr>
      <w:rPr>
        <w:rFonts w:ascii="Arial" w:hAnsi="Arial" w:hint="default"/>
        <w:sz w:val="22"/>
      </w:rPr>
    </w:lvl>
  </w:abstractNum>
  <w:abstractNum w:abstractNumId="13" w15:restartNumberingAfterBreak="0">
    <w:nsid w:val="593A5F94"/>
    <w:multiLevelType w:val="multilevel"/>
    <w:tmpl w:val="0D7A5F86"/>
    <w:lvl w:ilvl="0">
      <w:start w:val="5"/>
      <w:numFmt w:val="decimal"/>
      <w:lvlText w:val="%1"/>
      <w:lvlJc w:val="left"/>
      <w:pPr>
        <w:ind w:left="480" w:hanging="480"/>
      </w:pPr>
      <w:rPr>
        <w:rFonts w:hint="default"/>
      </w:rPr>
    </w:lvl>
    <w:lvl w:ilvl="1">
      <w:start w:val="3"/>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5C0C03C4"/>
    <w:multiLevelType w:val="hybridMultilevel"/>
    <w:tmpl w:val="05FE5AC6"/>
    <w:lvl w:ilvl="0" w:tplc="E214B584">
      <w:start w:val="60"/>
      <w:numFmt w:val="bullet"/>
      <w:lvlText w:val="-"/>
      <w:lvlJc w:val="left"/>
      <w:pPr>
        <w:ind w:left="2700" w:hanging="360"/>
      </w:pPr>
      <w:rPr>
        <w:rFonts w:ascii="Arial" w:eastAsia="Times New Roman" w:hAnsi="Arial" w:cs="Arial" w:hint="default"/>
      </w:rPr>
    </w:lvl>
    <w:lvl w:ilvl="1" w:tplc="04070003">
      <w:start w:val="1"/>
      <w:numFmt w:val="bullet"/>
      <w:lvlText w:val="o"/>
      <w:lvlJc w:val="left"/>
      <w:pPr>
        <w:ind w:left="2520" w:hanging="360"/>
      </w:pPr>
      <w:rPr>
        <w:rFonts w:ascii="Courier New" w:hAnsi="Courier New" w:cs="Courier New" w:hint="default"/>
      </w:rPr>
    </w:lvl>
    <w:lvl w:ilvl="2" w:tplc="04070005">
      <w:start w:val="1"/>
      <w:numFmt w:val="bullet"/>
      <w:lvlText w:val=""/>
      <w:lvlJc w:val="left"/>
      <w:pPr>
        <w:ind w:left="3240" w:hanging="360"/>
      </w:pPr>
      <w:rPr>
        <w:rFonts w:ascii="Wingdings" w:hAnsi="Wingdings" w:hint="default"/>
      </w:rPr>
    </w:lvl>
    <w:lvl w:ilvl="3" w:tplc="04070001">
      <w:start w:val="1"/>
      <w:numFmt w:val="bullet"/>
      <w:lvlText w:val=""/>
      <w:lvlJc w:val="left"/>
      <w:pPr>
        <w:ind w:left="3960" w:hanging="360"/>
      </w:pPr>
      <w:rPr>
        <w:rFonts w:ascii="Symbol" w:hAnsi="Symbol" w:hint="default"/>
      </w:rPr>
    </w:lvl>
    <w:lvl w:ilvl="4" w:tplc="04070003">
      <w:start w:val="1"/>
      <w:numFmt w:val="bullet"/>
      <w:lvlText w:val="o"/>
      <w:lvlJc w:val="left"/>
      <w:pPr>
        <w:ind w:left="4680" w:hanging="360"/>
      </w:pPr>
      <w:rPr>
        <w:rFonts w:ascii="Courier New" w:hAnsi="Courier New" w:cs="Courier New" w:hint="default"/>
      </w:rPr>
    </w:lvl>
    <w:lvl w:ilvl="5" w:tplc="04070005">
      <w:start w:val="1"/>
      <w:numFmt w:val="bullet"/>
      <w:lvlText w:val=""/>
      <w:lvlJc w:val="left"/>
      <w:pPr>
        <w:ind w:left="5400" w:hanging="360"/>
      </w:pPr>
      <w:rPr>
        <w:rFonts w:ascii="Wingdings" w:hAnsi="Wingdings" w:hint="default"/>
      </w:rPr>
    </w:lvl>
    <w:lvl w:ilvl="6" w:tplc="04070001">
      <w:start w:val="1"/>
      <w:numFmt w:val="bullet"/>
      <w:lvlText w:val=""/>
      <w:lvlJc w:val="left"/>
      <w:pPr>
        <w:ind w:left="6120" w:hanging="360"/>
      </w:pPr>
      <w:rPr>
        <w:rFonts w:ascii="Symbol" w:hAnsi="Symbol" w:hint="default"/>
      </w:rPr>
    </w:lvl>
    <w:lvl w:ilvl="7" w:tplc="04070003">
      <w:start w:val="1"/>
      <w:numFmt w:val="bullet"/>
      <w:lvlText w:val="o"/>
      <w:lvlJc w:val="left"/>
      <w:pPr>
        <w:ind w:left="6840" w:hanging="360"/>
      </w:pPr>
      <w:rPr>
        <w:rFonts w:ascii="Courier New" w:hAnsi="Courier New" w:cs="Courier New" w:hint="default"/>
      </w:rPr>
    </w:lvl>
    <w:lvl w:ilvl="8" w:tplc="04070005">
      <w:start w:val="1"/>
      <w:numFmt w:val="bullet"/>
      <w:lvlText w:val=""/>
      <w:lvlJc w:val="left"/>
      <w:pPr>
        <w:ind w:left="7560" w:hanging="360"/>
      </w:pPr>
      <w:rPr>
        <w:rFonts w:ascii="Wingdings" w:hAnsi="Wingdings" w:hint="default"/>
      </w:rPr>
    </w:lvl>
  </w:abstractNum>
  <w:abstractNum w:abstractNumId="15" w15:restartNumberingAfterBreak="0">
    <w:nsid w:val="6280052A"/>
    <w:multiLevelType w:val="multilevel"/>
    <w:tmpl w:val="4D6A42C8"/>
    <w:lvl w:ilvl="0">
      <w:start w:val="7"/>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6A5B012D"/>
    <w:multiLevelType w:val="multilevel"/>
    <w:tmpl w:val="C97AD38A"/>
    <w:lvl w:ilvl="0">
      <w:start w:val="5"/>
      <w:numFmt w:val="decimal"/>
      <w:lvlText w:val="%1"/>
      <w:lvlJc w:val="left"/>
      <w:pPr>
        <w:ind w:left="480" w:hanging="480"/>
      </w:pPr>
      <w:rPr>
        <w:rFonts w:ascii="Arial" w:hAnsi="Arial" w:hint="default"/>
        <w:sz w:val="22"/>
      </w:rPr>
    </w:lvl>
    <w:lvl w:ilvl="1">
      <w:start w:val="2"/>
      <w:numFmt w:val="decimal"/>
      <w:lvlText w:val="%1.%2"/>
      <w:lvlJc w:val="left"/>
      <w:pPr>
        <w:ind w:left="840" w:hanging="480"/>
      </w:pPr>
      <w:rPr>
        <w:rFonts w:ascii="Arial" w:hAnsi="Arial" w:hint="default"/>
        <w:sz w:val="22"/>
      </w:rPr>
    </w:lvl>
    <w:lvl w:ilvl="2">
      <w:start w:val="8"/>
      <w:numFmt w:val="decimal"/>
      <w:lvlText w:val="%1.%2.%3"/>
      <w:lvlJc w:val="left"/>
      <w:pPr>
        <w:ind w:left="1440" w:hanging="720"/>
      </w:pPr>
      <w:rPr>
        <w:rFonts w:ascii="Times New Roman" w:hAnsi="Times New Roman" w:cs="Times New Roman" w:hint="default"/>
        <w:sz w:val="24"/>
        <w:szCs w:val="24"/>
      </w:rPr>
    </w:lvl>
    <w:lvl w:ilvl="3">
      <w:start w:val="1"/>
      <w:numFmt w:val="decimal"/>
      <w:lvlText w:val="%1.%2.%3.%4"/>
      <w:lvlJc w:val="left"/>
      <w:pPr>
        <w:ind w:left="1800" w:hanging="720"/>
      </w:pPr>
      <w:rPr>
        <w:rFonts w:ascii="Times New Roman" w:hAnsi="Times New Roman" w:cs="Times New Roman" w:hint="default"/>
        <w:sz w:val="24"/>
        <w:szCs w:val="24"/>
      </w:rPr>
    </w:lvl>
    <w:lvl w:ilvl="4">
      <w:start w:val="1"/>
      <w:numFmt w:val="decimal"/>
      <w:lvlText w:val="%1.%2.%3.%4.%5"/>
      <w:lvlJc w:val="left"/>
      <w:pPr>
        <w:ind w:left="2520" w:hanging="1080"/>
      </w:pPr>
      <w:rPr>
        <w:rFonts w:ascii="Times New Roman" w:hAnsi="Times New Roman" w:cs="Times New Roman" w:hint="default"/>
        <w:sz w:val="24"/>
        <w:szCs w:val="24"/>
      </w:rPr>
    </w:lvl>
    <w:lvl w:ilvl="5">
      <w:start w:val="1"/>
      <w:numFmt w:val="decimal"/>
      <w:lvlText w:val="%1.%2.%3.%4.%5.%6"/>
      <w:lvlJc w:val="left"/>
      <w:pPr>
        <w:ind w:left="2880" w:hanging="1080"/>
      </w:pPr>
      <w:rPr>
        <w:rFonts w:ascii="Arial" w:hAnsi="Arial" w:hint="default"/>
        <w:sz w:val="22"/>
      </w:rPr>
    </w:lvl>
    <w:lvl w:ilvl="6">
      <w:start w:val="1"/>
      <w:numFmt w:val="decimal"/>
      <w:lvlText w:val="%1.%2.%3.%4.%5.%6.%7"/>
      <w:lvlJc w:val="left"/>
      <w:pPr>
        <w:ind w:left="3600" w:hanging="1440"/>
      </w:pPr>
      <w:rPr>
        <w:rFonts w:ascii="Arial" w:hAnsi="Arial" w:hint="default"/>
        <w:sz w:val="22"/>
      </w:rPr>
    </w:lvl>
    <w:lvl w:ilvl="7">
      <w:start w:val="1"/>
      <w:numFmt w:val="decimal"/>
      <w:lvlText w:val="%1.%2.%3.%4.%5.%6.%7.%8"/>
      <w:lvlJc w:val="left"/>
      <w:pPr>
        <w:ind w:left="3960" w:hanging="1440"/>
      </w:pPr>
      <w:rPr>
        <w:rFonts w:ascii="Arial" w:hAnsi="Arial" w:hint="default"/>
        <w:sz w:val="22"/>
      </w:rPr>
    </w:lvl>
    <w:lvl w:ilvl="8">
      <w:start w:val="1"/>
      <w:numFmt w:val="decimal"/>
      <w:lvlText w:val="%1.%2.%3.%4.%5.%6.%7.%8.%9"/>
      <w:lvlJc w:val="left"/>
      <w:pPr>
        <w:ind w:left="4680" w:hanging="1800"/>
      </w:pPr>
      <w:rPr>
        <w:rFonts w:ascii="Arial" w:hAnsi="Arial" w:hint="default"/>
        <w:sz w:val="22"/>
      </w:rPr>
    </w:lvl>
  </w:abstractNum>
  <w:abstractNum w:abstractNumId="17" w15:restartNumberingAfterBreak="0">
    <w:nsid w:val="7B400E68"/>
    <w:multiLevelType w:val="multilevel"/>
    <w:tmpl w:val="D2127FD8"/>
    <w:lvl w:ilvl="0">
      <w:start w:val="5"/>
      <w:numFmt w:val="decimal"/>
      <w:lvlText w:val="%1"/>
      <w:lvlJc w:val="left"/>
      <w:pPr>
        <w:ind w:left="480" w:hanging="480"/>
      </w:pPr>
      <w:rPr>
        <w:rFonts w:ascii="Arial" w:hAnsi="Arial" w:hint="default"/>
        <w:sz w:val="22"/>
      </w:rPr>
    </w:lvl>
    <w:lvl w:ilvl="1">
      <w:start w:val="2"/>
      <w:numFmt w:val="decimal"/>
      <w:lvlText w:val="%1.%2"/>
      <w:lvlJc w:val="left"/>
      <w:pPr>
        <w:ind w:left="840" w:hanging="480"/>
      </w:pPr>
      <w:rPr>
        <w:rFonts w:ascii="Arial" w:hAnsi="Arial" w:hint="default"/>
        <w:sz w:val="22"/>
      </w:rPr>
    </w:lvl>
    <w:lvl w:ilvl="2">
      <w:start w:val="8"/>
      <w:numFmt w:val="decimal"/>
      <w:lvlText w:val="%1.%2.%3"/>
      <w:lvlJc w:val="left"/>
      <w:pPr>
        <w:ind w:left="1440" w:hanging="720"/>
      </w:pPr>
      <w:rPr>
        <w:rFonts w:ascii="Times New Roman" w:hAnsi="Times New Roman" w:cs="Times New Roman" w:hint="default"/>
        <w:sz w:val="24"/>
        <w:szCs w:val="24"/>
      </w:rPr>
    </w:lvl>
    <w:lvl w:ilvl="3">
      <w:start w:val="1"/>
      <w:numFmt w:val="bullet"/>
      <w:lvlText w:val=""/>
      <w:lvlJc w:val="left"/>
      <w:pPr>
        <w:ind w:left="1800" w:hanging="720"/>
      </w:pPr>
      <w:rPr>
        <w:rFonts w:ascii="Symbol" w:hAnsi="Symbol" w:hint="default"/>
        <w:sz w:val="24"/>
        <w:szCs w:val="24"/>
      </w:rPr>
    </w:lvl>
    <w:lvl w:ilvl="4">
      <w:start w:val="1"/>
      <w:numFmt w:val="bullet"/>
      <w:lvlText w:val=""/>
      <w:lvlJc w:val="left"/>
      <w:pPr>
        <w:ind w:left="2520" w:hanging="1080"/>
      </w:pPr>
      <w:rPr>
        <w:rFonts w:ascii="Symbol" w:hAnsi="Symbol" w:hint="default"/>
        <w:sz w:val="24"/>
        <w:szCs w:val="24"/>
      </w:rPr>
    </w:lvl>
    <w:lvl w:ilvl="5">
      <w:start w:val="1"/>
      <w:numFmt w:val="decimal"/>
      <w:lvlText w:val="%1.%2.%3.%4.%5.%6"/>
      <w:lvlJc w:val="left"/>
      <w:pPr>
        <w:ind w:left="2880" w:hanging="1080"/>
      </w:pPr>
      <w:rPr>
        <w:rFonts w:ascii="Arial" w:hAnsi="Arial" w:hint="default"/>
        <w:sz w:val="22"/>
      </w:rPr>
    </w:lvl>
    <w:lvl w:ilvl="6">
      <w:start w:val="1"/>
      <w:numFmt w:val="decimal"/>
      <w:lvlText w:val="%1.%2.%3.%4.%5.%6.%7"/>
      <w:lvlJc w:val="left"/>
      <w:pPr>
        <w:ind w:left="3600" w:hanging="1440"/>
      </w:pPr>
      <w:rPr>
        <w:rFonts w:ascii="Arial" w:hAnsi="Arial" w:hint="default"/>
        <w:sz w:val="22"/>
      </w:rPr>
    </w:lvl>
    <w:lvl w:ilvl="7">
      <w:start w:val="1"/>
      <w:numFmt w:val="decimal"/>
      <w:lvlText w:val="%1.%2.%3.%4.%5.%6.%7.%8"/>
      <w:lvlJc w:val="left"/>
      <w:pPr>
        <w:ind w:left="3960" w:hanging="1440"/>
      </w:pPr>
      <w:rPr>
        <w:rFonts w:ascii="Arial" w:hAnsi="Arial" w:hint="default"/>
        <w:sz w:val="22"/>
      </w:rPr>
    </w:lvl>
    <w:lvl w:ilvl="8">
      <w:start w:val="1"/>
      <w:numFmt w:val="decimal"/>
      <w:lvlText w:val="%1.%2.%3.%4.%5.%6.%7.%8.%9"/>
      <w:lvlJc w:val="left"/>
      <w:pPr>
        <w:ind w:left="4680" w:hanging="1800"/>
      </w:pPr>
      <w:rPr>
        <w:rFonts w:ascii="Arial" w:hAnsi="Arial" w:hint="default"/>
        <w:sz w:val="22"/>
      </w:rPr>
    </w:lvl>
  </w:abstractNum>
  <w:num w:numId="1">
    <w:abstractNumId w:val="11"/>
  </w:num>
  <w:num w:numId="2">
    <w:abstractNumId w:val="5"/>
  </w:num>
  <w:num w:numId="3">
    <w:abstractNumId w:val="14"/>
  </w:num>
  <w:num w:numId="4">
    <w:abstractNumId w:val="8"/>
  </w:num>
  <w:num w:numId="5">
    <w:abstractNumId w:val="15"/>
  </w:num>
  <w:num w:numId="6">
    <w:abstractNumId w:val="9"/>
  </w:num>
  <w:num w:numId="7">
    <w:abstractNumId w:val="4"/>
  </w:num>
  <w:num w:numId="8">
    <w:abstractNumId w:val="13"/>
  </w:num>
  <w:num w:numId="9">
    <w:abstractNumId w:val="16"/>
  </w:num>
  <w:num w:numId="10">
    <w:abstractNumId w:val="12"/>
  </w:num>
  <w:num w:numId="11">
    <w:abstractNumId w:val="1"/>
  </w:num>
  <w:num w:numId="12">
    <w:abstractNumId w:val="6"/>
  </w:num>
  <w:num w:numId="13">
    <w:abstractNumId w:val="3"/>
  </w:num>
  <w:num w:numId="14">
    <w:abstractNumId w:val="7"/>
  </w:num>
  <w:num w:numId="15">
    <w:abstractNumId w:val="2"/>
  </w:num>
  <w:num w:numId="16">
    <w:abstractNumId w:val="10"/>
  </w:num>
  <w:num w:numId="17">
    <w:abstractNumId w:val="17"/>
  </w:num>
  <w:num w:numId="18">
    <w:abstractNumId w:val="0"/>
  </w:num>
  <w:numIdMacAtCleanup w:val="15"/>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Robert Marshburn">
    <w15:presenceInfo w15:providerId="AD" w15:userId="S-1-5-21-1271409858-1095883707-2794662393-9097692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5500"/>
    <w:rsid w:val="00000B47"/>
    <w:rsid w:val="00001B56"/>
    <w:rsid w:val="00001F23"/>
    <w:rsid w:val="00002016"/>
    <w:rsid w:val="00005921"/>
    <w:rsid w:val="000100E9"/>
    <w:rsid w:val="00011586"/>
    <w:rsid w:val="00012593"/>
    <w:rsid w:val="00013726"/>
    <w:rsid w:val="000141EF"/>
    <w:rsid w:val="00015D6D"/>
    <w:rsid w:val="000165D3"/>
    <w:rsid w:val="00016766"/>
    <w:rsid w:val="00016C3C"/>
    <w:rsid w:val="0001755C"/>
    <w:rsid w:val="00017680"/>
    <w:rsid w:val="0002159F"/>
    <w:rsid w:val="0002163A"/>
    <w:rsid w:val="00022434"/>
    <w:rsid w:val="00023DAA"/>
    <w:rsid w:val="00024280"/>
    <w:rsid w:val="000252FE"/>
    <w:rsid w:val="000254CC"/>
    <w:rsid w:val="00026AC1"/>
    <w:rsid w:val="0003011F"/>
    <w:rsid w:val="0003094E"/>
    <w:rsid w:val="00030C15"/>
    <w:rsid w:val="00030E8B"/>
    <w:rsid w:val="00032509"/>
    <w:rsid w:val="00032D54"/>
    <w:rsid w:val="00033656"/>
    <w:rsid w:val="000340B9"/>
    <w:rsid w:val="00034CE1"/>
    <w:rsid w:val="00035DAA"/>
    <w:rsid w:val="000367C6"/>
    <w:rsid w:val="00036C1D"/>
    <w:rsid w:val="000408CC"/>
    <w:rsid w:val="00040C71"/>
    <w:rsid w:val="00041093"/>
    <w:rsid w:val="00041315"/>
    <w:rsid w:val="00041941"/>
    <w:rsid w:val="00041CE0"/>
    <w:rsid w:val="00041E72"/>
    <w:rsid w:val="000421FF"/>
    <w:rsid w:val="0004291C"/>
    <w:rsid w:val="000435EC"/>
    <w:rsid w:val="00044B8D"/>
    <w:rsid w:val="00044DCA"/>
    <w:rsid w:val="00044DDB"/>
    <w:rsid w:val="000450E8"/>
    <w:rsid w:val="000450F0"/>
    <w:rsid w:val="00045295"/>
    <w:rsid w:val="00045A87"/>
    <w:rsid w:val="000471E3"/>
    <w:rsid w:val="00047A36"/>
    <w:rsid w:val="000507A9"/>
    <w:rsid w:val="00052402"/>
    <w:rsid w:val="000526B7"/>
    <w:rsid w:val="00054568"/>
    <w:rsid w:val="00055562"/>
    <w:rsid w:val="00057D82"/>
    <w:rsid w:val="000601B9"/>
    <w:rsid w:val="0006093B"/>
    <w:rsid w:val="00060CC1"/>
    <w:rsid w:val="000610D3"/>
    <w:rsid w:val="00063A9F"/>
    <w:rsid w:val="00063EF9"/>
    <w:rsid w:val="000644C0"/>
    <w:rsid w:val="000646FB"/>
    <w:rsid w:val="00065451"/>
    <w:rsid w:val="00066605"/>
    <w:rsid w:val="000678C8"/>
    <w:rsid w:val="00067EA5"/>
    <w:rsid w:val="00070124"/>
    <w:rsid w:val="000710B9"/>
    <w:rsid w:val="00071150"/>
    <w:rsid w:val="00071E90"/>
    <w:rsid w:val="0007257B"/>
    <w:rsid w:val="00072669"/>
    <w:rsid w:val="00073D5D"/>
    <w:rsid w:val="00074B6B"/>
    <w:rsid w:val="00075786"/>
    <w:rsid w:val="00075D46"/>
    <w:rsid w:val="00080467"/>
    <w:rsid w:val="00080EFD"/>
    <w:rsid w:val="000815B7"/>
    <w:rsid w:val="00083742"/>
    <w:rsid w:val="000842BA"/>
    <w:rsid w:val="0008492C"/>
    <w:rsid w:val="00084EB3"/>
    <w:rsid w:val="00085A8A"/>
    <w:rsid w:val="00085A9B"/>
    <w:rsid w:val="00085BD3"/>
    <w:rsid w:val="000867E4"/>
    <w:rsid w:val="00086B50"/>
    <w:rsid w:val="00086CC7"/>
    <w:rsid w:val="000871CA"/>
    <w:rsid w:val="00087E03"/>
    <w:rsid w:val="00090683"/>
    <w:rsid w:val="00091391"/>
    <w:rsid w:val="00091819"/>
    <w:rsid w:val="00092874"/>
    <w:rsid w:val="00092E5D"/>
    <w:rsid w:val="00092E72"/>
    <w:rsid w:val="00092EFF"/>
    <w:rsid w:val="00093187"/>
    <w:rsid w:val="0009332D"/>
    <w:rsid w:val="0009535B"/>
    <w:rsid w:val="00095B8A"/>
    <w:rsid w:val="000971C8"/>
    <w:rsid w:val="000A3CEF"/>
    <w:rsid w:val="000A3E23"/>
    <w:rsid w:val="000A4D78"/>
    <w:rsid w:val="000A64AF"/>
    <w:rsid w:val="000A7E35"/>
    <w:rsid w:val="000A7F7F"/>
    <w:rsid w:val="000B01A6"/>
    <w:rsid w:val="000B35CA"/>
    <w:rsid w:val="000B5C13"/>
    <w:rsid w:val="000B671C"/>
    <w:rsid w:val="000B6B3C"/>
    <w:rsid w:val="000B6E70"/>
    <w:rsid w:val="000B79B8"/>
    <w:rsid w:val="000C015A"/>
    <w:rsid w:val="000C02DB"/>
    <w:rsid w:val="000C376B"/>
    <w:rsid w:val="000C3AA2"/>
    <w:rsid w:val="000C3B46"/>
    <w:rsid w:val="000C5186"/>
    <w:rsid w:val="000C540E"/>
    <w:rsid w:val="000C64E5"/>
    <w:rsid w:val="000D0264"/>
    <w:rsid w:val="000D2536"/>
    <w:rsid w:val="000D2AD6"/>
    <w:rsid w:val="000D2D06"/>
    <w:rsid w:val="000D2D7E"/>
    <w:rsid w:val="000D387D"/>
    <w:rsid w:val="000D39F3"/>
    <w:rsid w:val="000D506D"/>
    <w:rsid w:val="000D78C4"/>
    <w:rsid w:val="000E0563"/>
    <w:rsid w:val="000E07C8"/>
    <w:rsid w:val="000E1587"/>
    <w:rsid w:val="000E383D"/>
    <w:rsid w:val="000E3DCE"/>
    <w:rsid w:val="000E4FD2"/>
    <w:rsid w:val="000E586E"/>
    <w:rsid w:val="000E5AEB"/>
    <w:rsid w:val="000E5DF7"/>
    <w:rsid w:val="000E7980"/>
    <w:rsid w:val="000F06ED"/>
    <w:rsid w:val="000F09AE"/>
    <w:rsid w:val="000F1DB9"/>
    <w:rsid w:val="000F3422"/>
    <w:rsid w:val="000F345F"/>
    <w:rsid w:val="000F404C"/>
    <w:rsid w:val="000F42FF"/>
    <w:rsid w:val="000F459D"/>
    <w:rsid w:val="000F4A6A"/>
    <w:rsid w:val="000F644F"/>
    <w:rsid w:val="000F6E62"/>
    <w:rsid w:val="000F79C3"/>
    <w:rsid w:val="000F7AAF"/>
    <w:rsid w:val="0010150D"/>
    <w:rsid w:val="0010259C"/>
    <w:rsid w:val="001028CC"/>
    <w:rsid w:val="00102B86"/>
    <w:rsid w:val="001036A2"/>
    <w:rsid w:val="001037C1"/>
    <w:rsid w:val="001047CD"/>
    <w:rsid w:val="00105271"/>
    <w:rsid w:val="001057EF"/>
    <w:rsid w:val="00105A15"/>
    <w:rsid w:val="00105B40"/>
    <w:rsid w:val="00105C56"/>
    <w:rsid w:val="0010741A"/>
    <w:rsid w:val="0011220B"/>
    <w:rsid w:val="00112522"/>
    <w:rsid w:val="001133BE"/>
    <w:rsid w:val="00113469"/>
    <w:rsid w:val="00113A73"/>
    <w:rsid w:val="0011406A"/>
    <w:rsid w:val="00114970"/>
    <w:rsid w:val="00114EA0"/>
    <w:rsid w:val="00116BA4"/>
    <w:rsid w:val="00116CD0"/>
    <w:rsid w:val="001176E8"/>
    <w:rsid w:val="00122307"/>
    <w:rsid w:val="001234C5"/>
    <w:rsid w:val="001239A8"/>
    <w:rsid w:val="001245EA"/>
    <w:rsid w:val="00124A8A"/>
    <w:rsid w:val="001258B2"/>
    <w:rsid w:val="001270AA"/>
    <w:rsid w:val="001270E0"/>
    <w:rsid w:val="001276A6"/>
    <w:rsid w:val="001306E4"/>
    <w:rsid w:val="0013101A"/>
    <w:rsid w:val="001320B8"/>
    <w:rsid w:val="00132598"/>
    <w:rsid w:val="00133C8D"/>
    <w:rsid w:val="00133F51"/>
    <w:rsid w:val="00135618"/>
    <w:rsid w:val="00135FB1"/>
    <w:rsid w:val="0013713D"/>
    <w:rsid w:val="00137795"/>
    <w:rsid w:val="001379B5"/>
    <w:rsid w:val="00141DE3"/>
    <w:rsid w:val="00143341"/>
    <w:rsid w:val="0014336D"/>
    <w:rsid w:val="001437AE"/>
    <w:rsid w:val="00144D33"/>
    <w:rsid w:val="001462F1"/>
    <w:rsid w:val="001468A3"/>
    <w:rsid w:val="00146AA8"/>
    <w:rsid w:val="0015176E"/>
    <w:rsid w:val="00153041"/>
    <w:rsid w:val="00154894"/>
    <w:rsid w:val="00154FCF"/>
    <w:rsid w:val="00156461"/>
    <w:rsid w:val="00156979"/>
    <w:rsid w:val="0016362C"/>
    <w:rsid w:val="00163C95"/>
    <w:rsid w:val="001642BA"/>
    <w:rsid w:val="00164ABE"/>
    <w:rsid w:val="00166663"/>
    <w:rsid w:val="00167C86"/>
    <w:rsid w:val="00172BF9"/>
    <w:rsid w:val="00173071"/>
    <w:rsid w:val="00173199"/>
    <w:rsid w:val="00173F50"/>
    <w:rsid w:val="00176962"/>
    <w:rsid w:val="001769B3"/>
    <w:rsid w:val="0018127E"/>
    <w:rsid w:val="0018179C"/>
    <w:rsid w:val="00181B25"/>
    <w:rsid w:val="00182749"/>
    <w:rsid w:val="00184373"/>
    <w:rsid w:val="001845EC"/>
    <w:rsid w:val="00186C5B"/>
    <w:rsid w:val="00186F26"/>
    <w:rsid w:val="001902AA"/>
    <w:rsid w:val="00191845"/>
    <w:rsid w:val="001921C8"/>
    <w:rsid w:val="00193764"/>
    <w:rsid w:val="001969D7"/>
    <w:rsid w:val="00196A67"/>
    <w:rsid w:val="001A0097"/>
    <w:rsid w:val="001A10EA"/>
    <w:rsid w:val="001A1B31"/>
    <w:rsid w:val="001A3B63"/>
    <w:rsid w:val="001A46DA"/>
    <w:rsid w:val="001A4719"/>
    <w:rsid w:val="001A6ECE"/>
    <w:rsid w:val="001A79A7"/>
    <w:rsid w:val="001A7D3B"/>
    <w:rsid w:val="001B00B9"/>
    <w:rsid w:val="001B015C"/>
    <w:rsid w:val="001B1B50"/>
    <w:rsid w:val="001B1F99"/>
    <w:rsid w:val="001B20B1"/>
    <w:rsid w:val="001B2546"/>
    <w:rsid w:val="001B2EA5"/>
    <w:rsid w:val="001B4BA2"/>
    <w:rsid w:val="001B554F"/>
    <w:rsid w:val="001B5865"/>
    <w:rsid w:val="001B7366"/>
    <w:rsid w:val="001B7AA2"/>
    <w:rsid w:val="001C0113"/>
    <w:rsid w:val="001C050A"/>
    <w:rsid w:val="001C139D"/>
    <w:rsid w:val="001C348A"/>
    <w:rsid w:val="001C43D2"/>
    <w:rsid w:val="001C59ED"/>
    <w:rsid w:val="001C66B8"/>
    <w:rsid w:val="001D07C4"/>
    <w:rsid w:val="001D0A2D"/>
    <w:rsid w:val="001D19F6"/>
    <w:rsid w:val="001D1CEB"/>
    <w:rsid w:val="001D27AB"/>
    <w:rsid w:val="001D3513"/>
    <w:rsid w:val="001D357B"/>
    <w:rsid w:val="001D3C19"/>
    <w:rsid w:val="001D486A"/>
    <w:rsid w:val="001D65A3"/>
    <w:rsid w:val="001D72F8"/>
    <w:rsid w:val="001D7342"/>
    <w:rsid w:val="001D78CB"/>
    <w:rsid w:val="001D7A95"/>
    <w:rsid w:val="001D7CE1"/>
    <w:rsid w:val="001E012F"/>
    <w:rsid w:val="001E106A"/>
    <w:rsid w:val="001E11C8"/>
    <w:rsid w:val="001E153F"/>
    <w:rsid w:val="001E2486"/>
    <w:rsid w:val="001E27DE"/>
    <w:rsid w:val="001E2F00"/>
    <w:rsid w:val="001E32ED"/>
    <w:rsid w:val="001E3BDA"/>
    <w:rsid w:val="001E3E35"/>
    <w:rsid w:val="001E50BD"/>
    <w:rsid w:val="001E6CF6"/>
    <w:rsid w:val="001E6F23"/>
    <w:rsid w:val="001E751A"/>
    <w:rsid w:val="001E752F"/>
    <w:rsid w:val="001F2DE6"/>
    <w:rsid w:val="001F33B0"/>
    <w:rsid w:val="001F6D8D"/>
    <w:rsid w:val="001F72D0"/>
    <w:rsid w:val="00200293"/>
    <w:rsid w:val="002003C9"/>
    <w:rsid w:val="00202424"/>
    <w:rsid w:val="00203A08"/>
    <w:rsid w:val="00203F9F"/>
    <w:rsid w:val="002043EB"/>
    <w:rsid w:val="00204D56"/>
    <w:rsid w:val="00205419"/>
    <w:rsid w:val="002059CB"/>
    <w:rsid w:val="00210811"/>
    <w:rsid w:val="00210CCA"/>
    <w:rsid w:val="00210E59"/>
    <w:rsid w:val="00212487"/>
    <w:rsid w:val="00213536"/>
    <w:rsid w:val="00213995"/>
    <w:rsid w:val="00214685"/>
    <w:rsid w:val="0021485E"/>
    <w:rsid w:val="00214E18"/>
    <w:rsid w:val="002163E3"/>
    <w:rsid w:val="00216924"/>
    <w:rsid w:val="00216A83"/>
    <w:rsid w:val="00216CB4"/>
    <w:rsid w:val="002178B9"/>
    <w:rsid w:val="00217EF2"/>
    <w:rsid w:val="00220297"/>
    <w:rsid w:val="002206D0"/>
    <w:rsid w:val="00221C15"/>
    <w:rsid w:val="00222B0A"/>
    <w:rsid w:val="00223841"/>
    <w:rsid w:val="00223A01"/>
    <w:rsid w:val="00225F96"/>
    <w:rsid w:val="002263B1"/>
    <w:rsid w:val="002265E2"/>
    <w:rsid w:val="00226BBC"/>
    <w:rsid w:val="00226D29"/>
    <w:rsid w:val="00227DA0"/>
    <w:rsid w:val="00231803"/>
    <w:rsid w:val="00232449"/>
    <w:rsid w:val="00233D64"/>
    <w:rsid w:val="00234749"/>
    <w:rsid w:val="0023661A"/>
    <w:rsid w:val="00236A49"/>
    <w:rsid w:val="00236AE7"/>
    <w:rsid w:val="0023703C"/>
    <w:rsid w:val="002410B6"/>
    <w:rsid w:val="00241D23"/>
    <w:rsid w:val="002437BD"/>
    <w:rsid w:val="00243841"/>
    <w:rsid w:val="00243946"/>
    <w:rsid w:val="00244634"/>
    <w:rsid w:val="002458D1"/>
    <w:rsid w:val="002462B5"/>
    <w:rsid w:val="00247B8D"/>
    <w:rsid w:val="00247C19"/>
    <w:rsid w:val="00247EDE"/>
    <w:rsid w:val="00250D26"/>
    <w:rsid w:val="00252B51"/>
    <w:rsid w:val="00254CE0"/>
    <w:rsid w:val="002551AF"/>
    <w:rsid w:val="002565EE"/>
    <w:rsid w:val="00256C22"/>
    <w:rsid w:val="00257177"/>
    <w:rsid w:val="002603CF"/>
    <w:rsid w:val="00260F5D"/>
    <w:rsid w:val="002610C2"/>
    <w:rsid w:val="002616D4"/>
    <w:rsid w:val="00261C2F"/>
    <w:rsid w:val="00263C88"/>
    <w:rsid w:val="00264034"/>
    <w:rsid w:val="00265234"/>
    <w:rsid w:val="00265EEB"/>
    <w:rsid w:val="002660F5"/>
    <w:rsid w:val="00267AA0"/>
    <w:rsid w:val="00267FA4"/>
    <w:rsid w:val="002713EB"/>
    <w:rsid w:val="0027187C"/>
    <w:rsid w:val="00272252"/>
    <w:rsid w:val="002725E0"/>
    <w:rsid w:val="00272F38"/>
    <w:rsid w:val="0027346C"/>
    <w:rsid w:val="00273499"/>
    <w:rsid w:val="002759CB"/>
    <w:rsid w:val="00275C88"/>
    <w:rsid w:val="002768AB"/>
    <w:rsid w:val="00276F9E"/>
    <w:rsid w:val="0028027F"/>
    <w:rsid w:val="00281685"/>
    <w:rsid w:val="00281A40"/>
    <w:rsid w:val="00282825"/>
    <w:rsid w:val="002829B0"/>
    <w:rsid w:val="002830C8"/>
    <w:rsid w:val="002849E4"/>
    <w:rsid w:val="00285972"/>
    <w:rsid w:val="00286055"/>
    <w:rsid w:val="00286BCF"/>
    <w:rsid w:val="002874F3"/>
    <w:rsid w:val="00287683"/>
    <w:rsid w:val="00290B70"/>
    <w:rsid w:val="0029191B"/>
    <w:rsid w:val="00291D3D"/>
    <w:rsid w:val="00292465"/>
    <w:rsid w:val="0029416C"/>
    <w:rsid w:val="0029438F"/>
    <w:rsid w:val="00294739"/>
    <w:rsid w:val="00294A03"/>
    <w:rsid w:val="00294F2F"/>
    <w:rsid w:val="002959B5"/>
    <w:rsid w:val="00296CC6"/>
    <w:rsid w:val="00297733"/>
    <w:rsid w:val="00297DF2"/>
    <w:rsid w:val="002A0276"/>
    <w:rsid w:val="002A091C"/>
    <w:rsid w:val="002A1678"/>
    <w:rsid w:val="002A210D"/>
    <w:rsid w:val="002A2264"/>
    <w:rsid w:val="002A3D7A"/>
    <w:rsid w:val="002A5A42"/>
    <w:rsid w:val="002A5CE7"/>
    <w:rsid w:val="002A6DF6"/>
    <w:rsid w:val="002A7225"/>
    <w:rsid w:val="002A7C27"/>
    <w:rsid w:val="002A7C57"/>
    <w:rsid w:val="002B0526"/>
    <w:rsid w:val="002B2034"/>
    <w:rsid w:val="002B210D"/>
    <w:rsid w:val="002B3BA3"/>
    <w:rsid w:val="002B4792"/>
    <w:rsid w:val="002B5158"/>
    <w:rsid w:val="002B5B4F"/>
    <w:rsid w:val="002B60BC"/>
    <w:rsid w:val="002B736F"/>
    <w:rsid w:val="002B752D"/>
    <w:rsid w:val="002B7646"/>
    <w:rsid w:val="002B79A6"/>
    <w:rsid w:val="002B7CBA"/>
    <w:rsid w:val="002C00CA"/>
    <w:rsid w:val="002C2233"/>
    <w:rsid w:val="002C3056"/>
    <w:rsid w:val="002C329B"/>
    <w:rsid w:val="002C3F3C"/>
    <w:rsid w:val="002C4B8A"/>
    <w:rsid w:val="002C4DEC"/>
    <w:rsid w:val="002C5547"/>
    <w:rsid w:val="002C66F2"/>
    <w:rsid w:val="002C77F9"/>
    <w:rsid w:val="002D0345"/>
    <w:rsid w:val="002D03C6"/>
    <w:rsid w:val="002D156E"/>
    <w:rsid w:val="002D18D9"/>
    <w:rsid w:val="002D20C5"/>
    <w:rsid w:val="002D2813"/>
    <w:rsid w:val="002D3167"/>
    <w:rsid w:val="002D39D5"/>
    <w:rsid w:val="002D4526"/>
    <w:rsid w:val="002D4A3F"/>
    <w:rsid w:val="002D548F"/>
    <w:rsid w:val="002D636E"/>
    <w:rsid w:val="002D7CBE"/>
    <w:rsid w:val="002E0E1F"/>
    <w:rsid w:val="002E1475"/>
    <w:rsid w:val="002E15AF"/>
    <w:rsid w:val="002E2A63"/>
    <w:rsid w:val="002E39C2"/>
    <w:rsid w:val="002E4520"/>
    <w:rsid w:val="002E46A9"/>
    <w:rsid w:val="002E55FC"/>
    <w:rsid w:val="002E5608"/>
    <w:rsid w:val="002E5A47"/>
    <w:rsid w:val="002E6CFA"/>
    <w:rsid w:val="002E7EF2"/>
    <w:rsid w:val="002F043C"/>
    <w:rsid w:val="002F1527"/>
    <w:rsid w:val="002F28C0"/>
    <w:rsid w:val="002F2EEE"/>
    <w:rsid w:val="002F3FF9"/>
    <w:rsid w:val="002F5E91"/>
    <w:rsid w:val="002F6486"/>
    <w:rsid w:val="002F6C98"/>
    <w:rsid w:val="00300F2C"/>
    <w:rsid w:val="003010DA"/>
    <w:rsid w:val="00301B00"/>
    <w:rsid w:val="00304022"/>
    <w:rsid w:val="0030455C"/>
    <w:rsid w:val="00304663"/>
    <w:rsid w:val="00304A85"/>
    <w:rsid w:val="0030545A"/>
    <w:rsid w:val="00305F3D"/>
    <w:rsid w:val="00305F6F"/>
    <w:rsid w:val="0030735C"/>
    <w:rsid w:val="0030768D"/>
    <w:rsid w:val="003132FE"/>
    <w:rsid w:val="0031352B"/>
    <w:rsid w:val="003137E9"/>
    <w:rsid w:val="003176CB"/>
    <w:rsid w:val="0032042F"/>
    <w:rsid w:val="00321151"/>
    <w:rsid w:val="0032139E"/>
    <w:rsid w:val="003213E6"/>
    <w:rsid w:val="00322755"/>
    <w:rsid w:val="00322CD1"/>
    <w:rsid w:val="00323451"/>
    <w:rsid w:val="003245AC"/>
    <w:rsid w:val="00324A19"/>
    <w:rsid w:val="00325384"/>
    <w:rsid w:val="00325A98"/>
    <w:rsid w:val="00325AAD"/>
    <w:rsid w:val="00326454"/>
    <w:rsid w:val="0032657C"/>
    <w:rsid w:val="0032787D"/>
    <w:rsid w:val="00330EA2"/>
    <w:rsid w:val="0033123B"/>
    <w:rsid w:val="003318DF"/>
    <w:rsid w:val="00331A87"/>
    <w:rsid w:val="003353E1"/>
    <w:rsid w:val="00336D51"/>
    <w:rsid w:val="00336FC3"/>
    <w:rsid w:val="00336FFF"/>
    <w:rsid w:val="00337763"/>
    <w:rsid w:val="0034081D"/>
    <w:rsid w:val="00342A4F"/>
    <w:rsid w:val="00342C39"/>
    <w:rsid w:val="00345F55"/>
    <w:rsid w:val="0034673A"/>
    <w:rsid w:val="0034683C"/>
    <w:rsid w:val="00346C21"/>
    <w:rsid w:val="003471AD"/>
    <w:rsid w:val="003473CC"/>
    <w:rsid w:val="00347BB9"/>
    <w:rsid w:val="00351D5D"/>
    <w:rsid w:val="00352210"/>
    <w:rsid w:val="003527DD"/>
    <w:rsid w:val="00352A9B"/>
    <w:rsid w:val="00354314"/>
    <w:rsid w:val="00354725"/>
    <w:rsid w:val="00355D15"/>
    <w:rsid w:val="00356157"/>
    <w:rsid w:val="00357D31"/>
    <w:rsid w:val="003600FD"/>
    <w:rsid w:val="00360C67"/>
    <w:rsid w:val="0036116C"/>
    <w:rsid w:val="00361BCB"/>
    <w:rsid w:val="00362EA6"/>
    <w:rsid w:val="00363D64"/>
    <w:rsid w:val="00364771"/>
    <w:rsid w:val="00366342"/>
    <w:rsid w:val="0037241F"/>
    <w:rsid w:val="00372798"/>
    <w:rsid w:val="00372905"/>
    <w:rsid w:val="00373069"/>
    <w:rsid w:val="003730C8"/>
    <w:rsid w:val="00373217"/>
    <w:rsid w:val="0037574C"/>
    <w:rsid w:val="00376383"/>
    <w:rsid w:val="00377E26"/>
    <w:rsid w:val="00380968"/>
    <w:rsid w:val="00380B1B"/>
    <w:rsid w:val="00380C18"/>
    <w:rsid w:val="003810A0"/>
    <w:rsid w:val="003815DD"/>
    <w:rsid w:val="003821C1"/>
    <w:rsid w:val="0038295E"/>
    <w:rsid w:val="00382F72"/>
    <w:rsid w:val="003844C1"/>
    <w:rsid w:val="00384991"/>
    <w:rsid w:val="003850B7"/>
    <w:rsid w:val="00386C60"/>
    <w:rsid w:val="00387BDF"/>
    <w:rsid w:val="00390374"/>
    <w:rsid w:val="003907F6"/>
    <w:rsid w:val="00390A7B"/>
    <w:rsid w:val="00390E0A"/>
    <w:rsid w:val="00392EFC"/>
    <w:rsid w:val="003934A7"/>
    <w:rsid w:val="00393810"/>
    <w:rsid w:val="00393B35"/>
    <w:rsid w:val="00393EE7"/>
    <w:rsid w:val="00394672"/>
    <w:rsid w:val="003952A4"/>
    <w:rsid w:val="0039535B"/>
    <w:rsid w:val="00396692"/>
    <w:rsid w:val="00396E85"/>
    <w:rsid w:val="003977DF"/>
    <w:rsid w:val="00397D1D"/>
    <w:rsid w:val="003A010B"/>
    <w:rsid w:val="003A0432"/>
    <w:rsid w:val="003A0634"/>
    <w:rsid w:val="003A1E3D"/>
    <w:rsid w:val="003A3647"/>
    <w:rsid w:val="003A37BA"/>
    <w:rsid w:val="003A3FD0"/>
    <w:rsid w:val="003A42D3"/>
    <w:rsid w:val="003A5A96"/>
    <w:rsid w:val="003A5BF1"/>
    <w:rsid w:val="003A5C47"/>
    <w:rsid w:val="003B3172"/>
    <w:rsid w:val="003B4936"/>
    <w:rsid w:val="003B5B9A"/>
    <w:rsid w:val="003B7AC8"/>
    <w:rsid w:val="003C0269"/>
    <w:rsid w:val="003C11ED"/>
    <w:rsid w:val="003C16A4"/>
    <w:rsid w:val="003C1F65"/>
    <w:rsid w:val="003C22E4"/>
    <w:rsid w:val="003C2A79"/>
    <w:rsid w:val="003C2B31"/>
    <w:rsid w:val="003C428D"/>
    <w:rsid w:val="003C44CC"/>
    <w:rsid w:val="003C4601"/>
    <w:rsid w:val="003C5265"/>
    <w:rsid w:val="003C57AA"/>
    <w:rsid w:val="003C60D1"/>
    <w:rsid w:val="003C633B"/>
    <w:rsid w:val="003C741C"/>
    <w:rsid w:val="003C7977"/>
    <w:rsid w:val="003C7ECA"/>
    <w:rsid w:val="003D0599"/>
    <w:rsid w:val="003D1D46"/>
    <w:rsid w:val="003D31D8"/>
    <w:rsid w:val="003D33AD"/>
    <w:rsid w:val="003D3E42"/>
    <w:rsid w:val="003D52ED"/>
    <w:rsid w:val="003D552C"/>
    <w:rsid w:val="003D5D53"/>
    <w:rsid w:val="003D60F2"/>
    <w:rsid w:val="003D63D8"/>
    <w:rsid w:val="003D6D00"/>
    <w:rsid w:val="003D7DD5"/>
    <w:rsid w:val="003E0705"/>
    <w:rsid w:val="003E09ED"/>
    <w:rsid w:val="003E1409"/>
    <w:rsid w:val="003E2959"/>
    <w:rsid w:val="003E3DE8"/>
    <w:rsid w:val="003E4978"/>
    <w:rsid w:val="003E4E28"/>
    <w:rsid w:val="003E4FCC"/>
    <w:rsid w:val="003E5542"/>
    <w:rsid w:val="003E683E"/>
    <w:rsid w:val="003F0353"/>
    <w:rsid w:val="003F13D1"/>
    <w:rsid w:val="003F1879"/>
    <w:rsid w:val="003F2F02"/>
    <w:rsid w:val="003F3187"/>
    <w:rsid w:val="003F4A51"/>
    <w:rsid w:val="003F4DBB"/>
    <w:rsid w:val="003F6C8E"/>
    <w:rsid w:val="00401773"/>
    <w:rsid w:val="004017E3"/>
    <w:rsid w:val="004026B1"/>
    <w:rsid w:val="004028C3"/>
    <w:rsid w:val="00404179"/>
    <w:rsid w:val="00404332"/>
    <w:rsid w:val="00404559"/>
    <w:rsid w:val="00404BAD"/>
    <w:rsid w:val="00406196"/>
    <w:rsid w:val="004065BC"/>
    <w:rsid w:val="00407636"/>
    <w:rsid w:val="0040771B"/>
    <w:rsid w:val="004106E9"/>
    <w:rsid w:val="0041149C"/>
    <w:rsid w:val="00411698"/>
    <w:rsid w:val="0041169B"/>
    <w:rsid w:val="004129F0"/>
    <w:rsid w:val="004138AF"/>
    <w:rsid w:val="00413BC8"/>
    <w:rsid w:val="00414704"/>
    <w:rsid w:val="00415D6E"/>
    <w:rsid w:val="0041620E"/>
    <w:rsid w:val="00417099"/>
    <w:rsid w:val="00420F42"/>
    <w:rsid w:val="00421E1B"/>
    <w:rsid w:val="00423AD5"/>
    <w:rsid w:val="00424A3F"/>
    <w:rsid w:val="0042674E"/>
    <w:rsid w:val="004271C3"/>
    <w:rsid w:val="00427765"/>
    <w:rsid w:val="00427B26"/>
    <w:rsid w:val="00430874"/>
    <w:rsid w:val="00431B17"/>
    <w:rsid w:val="0043277A"/>
    <w:rsid w:val="00432A0B"/>
    <w:rsid w:val="00433CB0"/>
    <w:rsid w:val="00433E4A"/>
    <w:rsid w:val="0043450C"/>
    <w:rsid w:val="0043597D"/>
    <w:rsid w:val="00436C15"/>
    <w:rsid w:val="00440741"/>
    <w:rsid w:val="00441B1E"/>
    <w:rsid w:val="00442B38"/>
    <w:rsid w:val="00442F87"/>
    <w:rsid w:val="004431CA"/>
    <w:rsid w:val="00443DAF"/>
    <w:rsid w:val="004454AE"/>
    <w:rsid w:val="00445738"/>
    <w:rsid w:val="00445873"/>
    <w:rsid w:val="00445E52"/>
    <w:rsid w:val="00446EBD"/>
    <w:rsid w:val="00450EE0"/>
    <w:rsid w:val="00452E4F"/>
    <w:rsid w:val="0045305E"/>
    <w:rsid w:val="0045384E"/>
    <w:rsid w:val="0045521E"/>
    <w:rsid w:val="00455512"/>
    <w:rsid w:val="004565EB"/>
    <w:rsid w:val="00457E18"/>
    <w:rsid w:val="00460DBF"/>
    <w:rsid w:val="00460F09"/>
    <w:rsid w:val="00461024"/>
    <w:rsid w:val="004621EF"/>
    <w:rsid w:val="004622B1"/>
    <w:rsid w:val="00462E8C"/>
    <w:rsid w:val="004634A0"/>
    <w:rsid w:val="00463B06"/>
    <w:rsid w:val="00465FAD"/>
    <w:rsid w:val="00466B20"/>
    <w:rsid w:val="00466C7D"/>
    <w:rsid w:val="00467D45"/>
    <w:rsid w:val="00467D9A"/>
    <w:rsid w:val="00471DC6"/>
    <w:rsid w:val="00471F81"/>
    <w:rsid w:val="00476274"/>
    <w:rsid w:val="004763B5"/>
    <w:rsid w:val="0048181D"/>
    <w:rsid w:val="00482FE6"/>
    <w:rsid w:val="0048321A"/>
    <w:rsid w:val="0048322F"/>
    <w:rsid w:val="0048338B"/>
    <w:rsid w:val="00483753"/>
    <w:rsid w:val="004843CC"/>
    <w:rsid w:val="00486005"/>
    <w:rsid w:val="0048658E"/>
    <w:rsid w:val="004865F7"/>
    <w:rsid w:val="0048717A"/>
    <w:rsid w:val="00490467"/>
    <w:rsid w:val="004910D3"/>
    <w:rsid w:val="00491162"/>
    <w:rsid w:val="004917FB"/>
    <w:rsid w:val="00492028"/>
    <w:rsid w:val="0049346D"/>
    <w:rsid w:val="004943A9"/>
    <w:rsid w:val="0049499F"/>
    <w:rsid w:val="00494F24"/>
    <w:rsid w:val="00496144"/>
    <w:rsid w:val="004961A4"/>
    <w:rsid w:val="00496408"/>
    <w:rsid w:val="0049668D"/>
    <w:rsid w:val="004975FF"/>
    <w:rsid w:val="00497895"/>
    <w:rsid w:val="004A0063"/>
    <w:rsid w:val="004A050B"/>
    <w:rsid w:val="004A07C4"/>
    <w:rsid w:val="004A0FE3"/>
    <w:rsid w:val="004A2C8E"/>
    <w:rsid w:val="004A3937"/>
    <w:rsid w:val="004A4F3B"/>
    <w:rsid w:val="004A5D73"/>
    <w:rsid w:val="004A5DDF"/>
    <w:rsid w:val="004B0DDD"/>
    <w:rsid w:val="004B2066"/>
    <w:rsid w:val="004B31F7"/>
    <w:rsid w:val="004B411E"/>
    <w:rsid w:val="004B4244"/>
    <w:rsid w:val="004B4F39"/>
    <w:rsid w:val="004B5EED"/>
    <w:rsid w:val="004B6516"/>
    <w:rsid w:val="004B668C"/>
    <w:rsid w:val="004B6C8C"/>
    <w:rsid w:val="004C0A81"/>
    <w:rsid w:val="004C15D3"/>
    <w:rsid w:val="004C378B"/>
    <w:rsid w:val="004C494C"/>
    <w:rsid w:val="004C53AE"/>
    <w:rsid w:val="004C53B4"/>
    <w:rsid w:val="004C5C72"/>
    <w:rsid w:val="004C6498"/>
    <w:rsid w:val="004C712F"/>
    <w:rsid w:val="004C7994"/>
    <w:rsid w:val="004C7A37"/>
    <w:rsid w:val="004D0311"/>
    <w:rsid w:val="004D0486"/>
    <w:rsid w:val="004D0494"/>
    <w:rsid w:val="004D1838"/>
    <w:rsid w:val="004D1B54"/>
    <w:rsid w:val="004D39C4"/>
    <w:rsid w:val="004D4F9A"/>
    <w:rsid w:val="004D5157"/>
    <w:rsid w:val="004D62C4"/>
    <w:rsid w:val="004E0B36"/>
    <w:rsid w:val="004E2C72"/>
    <w:rsid w:val="004E4A6C"/>
    <w:rsid w:val="004E6711"/>
    <w:rsid w:val="004E7160"/>
    <w:rsid w:val="004F04AA"/>
    <w:rsid w:val="004F0F30"/>
    <w:rsid w:val="004F136A"/>
    <w:rsid w:val="004F14C1"/>
    <w:rsid w:val="004F2F76"/>
    <w:rsid w:val="004F4080"/>
    <w:rsid w:val="004F41E1"/>
    <w:rsid w:val="004F4252"/>
    <w:rsid w:val="004F4433"/>
    <w:rsid w:val="004F4AFD"/>
    <w:rsid w:val="004F4E69"/>
    <w:rsid w:val="004F5C80"/>
    <w:rsid w:val="004F7A03"/>
    <w:rsid w:val="004F7A86"/>
    <w:rsid w:val="00500966"/>
    <w:rsid w:val="005017B7"/>
    <w:rsid w:val="005019CA"/>
    <w:rsid w:val="00501EDD"/>
    <w:rsid w:val="005046C8"/>
    <w:rsid w:val="005070C2"/>
    <w:rsid w:val="00507283"/>
    <w:rsid w:val="0051078F"/>
    <w:rsid w:val="00510BD6"/>
    <w:rsid w:val="0051346E"/>
    <w:rsid w:val="005135F3"/>
    <w:rsid w:val="005137BD"/>
    <w:rsid w:val="0051429E"/>
    <w:rsid w:val="00514517"/>
    <w:rsid w:val="00516DA5"/>
    <w:rsid w:val="00521C65"/>
    <w:rsid w:val="00521CCD"/>
    <w:rsid w:val="0052291C"/>
    <w:rsid w:val="00522E88"/>
    <w:rsid w:val="00523810"/>
    <w:rsid w:val="00523B39"/>
    <w:rsid w:val="00523D07"/>
    <w:rsid w:val="00523F38"/>
    <w:rsid w:val="00524504"/>
    <w:rsid w:val="00525525"/>
    <w:rsid w:val="00525E10"/>
    <w:rsid w:val="0052601A"/>
    <w:rsid w:val="00526AC8"/>
    <w:rsid w:val="00527E7D"/>
    <w:rsid w:val="00530960"/>
    <w:rsid w:val="005309F6"/>
    <w:rsid w:val="005330CA"/>
    <w:rsid w:val="005348CB"/>
    <w:rsid w:val="00534E86"/>
    <w:rsid w:val="00535795"/>
    <w:rsid w:val="0053596F"/>
    <w:rsid w:val="005363ED"/>
    <w:rsid w:val="00537569"/>
    <w:rsid w:val="005408CD"/>
    <w:rsid w:val="00540F09"/>
    <w:rsid w:val="00543DB3"/>
    <w:rsid w:val="00543F49"/>
    <w:rsid w:val="00544593"/>
    <w:rsid w:val="005448E0"/>
    <w:rsid w:val="0054593E"/>
    <w:rsid w:val="00547023"/>
    <w:rsid w:val="005475DC"/>
    <w:rsid w:val="00552AE0"/>
    <w:rsid w:val="00553F32"/>
    <w:rsid w:val="00554127"/>
    <w:rsid w:val="005542B3"/>
    <w:rsid w:val="00555D9F"/>
    <w:rsid w:val="00556CAC"/>
    <w:rsid w:val="005572A7"/>
    <w:rsid w:val="0056085A"/>
    <w:rsid w:val="00562509"/>
    <w:rsid w:val="005628F6"/>
    <w:rsid w:val="0056335C"/>
    <w:rsid w:val="00563975"/>
    <w:rsid w:val="00564BAB"/>
    <w:rsid w:val="00565CA0"/>
    <w:rsid w:val="00565E07"/>
    <w:rsid w:val="00566BC3"/>
    <w:rsid w:val="00567014"/>
    <w:rsid w:val="005676DA"/>
    <w:rsid w:val="00567ABA"/>
    <w:rsid w:val="005702C3"/>
    <w:rsid w:val="0057108F"/>
    <w:rsid w:val="005714AE"/>
    <w:rsid w:val="00573ADA"/>
    <w:rsid w:val="00573E98"/>
    <w:rsid w:val="00574F64"/>
    <w:rsid w:val="00576439"/>
    <w:rsid w:val="00577DCF"/>
    <w:rsid w:val="00580298"/>
    <w:rsid w:val="005829EA"/>
    <w:rsid w:val="00587947"/>
    <w:rsid w:val="00590139"/>
    <w:rsid w:val="005916EE"/>
    <w:rsid w:val="00591C21"/>
    <w:rsid w:val="0059249E"/>
    <w:rsid w:val="00593157"/>
    <w:rsid w:val="005935AC"/>
    <w:rsid w:val="00593A45"/>
    <w:rsid w:val="005941B1"/>
    <w:rsid w:val="00594415"/>
    <w:rsid w:val="00594484"/>
    <w:rsid w:val="005945C5"/>
    <w:rsid w:val="0059691E"/>
    <w:rsid w:val="00596ECB"/>
    <w:rsid w:val="0059747F"/>
    <w:rsid w:val="005A03ED"/>
    <w:rsid w:val="005A04ED"/>
    <w:rsid w:val="005A0E99"/>
    <w:rsid w:val="005A1E96"/>
    <w:rsid w:val="005A255A"/>
    <w:rsid w:val="005A2717"/>
    <w:rsid w:val="005A3886"/>
    <w:rsid w:val="005A4684"/>
    <w:rsid w:val="005A4999"/>
    <w:rsid w:val="005A5C93"/>
    <w:rsid w:val="005A7855"/>
    <w:rsid w:val="005B1136"/>
    <w:rsid w:val="005B3DB1"/>
    <w:rsid w:val="005B6167"/>
    <w:rsid w:val="005B656A"/>
    <w:rsid w:val="005B77B8"/>
    <w:rsid w:val="005B78F2"/>
    <w:rsid w:val="005B795D"/>
    <w:rsid w:val="005B7E16"/>
    <w:rsid w:val="005C0CB5"/>
    <w:rsid w:val="005C35F0"/>
    <w:rsid w:val="005C3AC4"/>
    <w:rsid w:val="005C4805"/>
    <w:rsid w:val="005C4A7F"/>
    <w:rsid w:val="005C4E91"/>
    <w:rsid w:val="005C62B5"/>
    <w:rsid w:val="005C6373"/>
    <w:rsid w:val="005D070B"/>
    <w:rsid w:val="005D07E9"/>
    <w:rsid w:val="005D0D7E"/>
    <w:rsid w:val="005D3077"/>
    <w:rsid w:val="005D35BE"/>
    <w:rsid w:val="005D4B1A"/>
    <w:rsid w:val="005D4E6F"/>
    <w:rsid w:val="005D4F00"/>
    <w:rsid w:val="005D5499"/>
    <w:rsid w:val="005D6627"/>
    <w:rsid w:val="005D67FE"/>
    <w:rsid w:val="005D7DF6"/>
    <w:rsid w:val="005E088A"/>
    <w:rsid w:val="005E131B"/>
    <w:rsid w:val="005E2639"/>
    <w:rsid w:val="005E2AAD"/>
    <w:rsid w:val="005E2ECC"/>
    <w:rsid w:val="005E465D"/>
    <w:rsid w:val="005E4F6F"/>
    <w:rsid w:val="005E58F3"/>
    <w:rsid w:val="005E651E"/>
    <w:rsid w:val="005E6D82"/>
    <w:rsid w:val="005E6FB8"/>
    <w:rsid w:val="005E7AAC"/>
    <w:rsid w:val="005E7DDB"/>
    <w:rsid w:val="005F0A6A"/>
    <w:rsid w:val="005F1866"/>
    <w:rsid w:val="005F450E"/>
    <w:rsid w:val="005F6287"/>
    <w:rsid w:val="005F785A"/>
    <w:rsid w:val="00603A6E"/>
    <w:rsid w:val="00603DDD"/>
    <w:rsid w:val="006054A3"/>
    <w:rsid w:val="00606E89"/>
    <w:rsid w:val="00606F54"/>
    <w:rsid w:val="0061025C"/>
    <w:rsid w:val="00610F15"/>
    <w:rsid w:val="00611859"/>
    <w:rsid w:val="00612389"/>
    <w:rsid w:val="0061422D"/>
    <w:rsid w:val="006162D9"/>
    <w:rsid w:val="006164DE"/>
    <w:rsid w:val="006177D1"/>
    <w:rsid w:val="00620CED"/>
    <w:rsid w:val="00623101"/>
    <w:rsid w:val="00623FEF"/>
    <w:rsid w:val="00624EC5"/>
    <w:rsid w:val="0062527C"/>
    <w:rsid w:val="00625F46"/>
    <w:rsid w:val="00626552"/>
    <w:rsid w:val="00626C4D"/>
    <w:rsid w:val="00627F19"/>
    <w:rsid w:val="00630DDE"/>
    <w:rsid w:val="006347FA"/>
    <w:rsid w:val="00634A37"/>
    <w:rsid w:val="00634A4D"/>
    <w:rsid w:val="0063541B"/>
    <w:rsid w:val="006364DF"/>
    <w:rsid w:val="00636678"/>
    <w:rsid w:val="00637B44"/>
    <w:rsid w:val="00640224"/>
    <w:rsid w:val="006412D0"/>
    <w:rsid w:val="0064139F"/>
    <w:rsid w:val="00642B7E"/>
    <w:rsid w:val="006442DB"/>
    <w:rsid w:val="00645141"/>
    <w:rsid w:val="00645C38"/>
    <w:rsid w:val="0064670A"/>
    <w:rsid w:val="0064733A"/>
    <w:rsid w:val="00647D65"/>
    <w:rsid w:val="00650317"/>
    <w:rsid w:val="006509AB"/>
    <w:rsid w:val="00651BD0"/>
    <w:rsid w:val="0065310E"/>
    <w:rsid w:val="006536B6"/>
    <w:rsid w:val="00653EF8"/>
    <w:rsid w:val="0065486A"/>
    <w:rsid w:val="006552CD"/>
    <w:rsid w:val="006554D2"/>
    <w:rsid w:val="00655E06"/>
    <w:rsid w:val="006566A6"/>
    <w:rsid w:val="00656B58"/>
    <w:rsid w:val="006574AA"/>
    <w:rsid w:val="00657B98"/>
    <w:rsid w:val="0066101C"/>
    <w:rsid w:val="00661378"/>
    <w:rsid w:val="006624A1"/>
    <w:rsid w:val="00664584"/>
    <w:rsid w:val="0066501A"/>
    <w:rsid w:val="00665521"/>
    <w:rsid w:val="00666865"/>
    <w:rsid w:val="00670804"/>
    <w:rsid w:val="00670E14"/>
    <w:rsid w:val="006737B6"/>
    <w:rsid w:val="006739C8"/>
    <w:rsid w:val="00673EA1"/>
    <w:rsid w:val="00674532"/>
    <w:rsid w:val="006748B1"/>
    <w:rsid w:val="006765C8"/>
    <w:rsid w:val="00676D40"/>
    <w:rsid w:val="0067767D"/>
    <w:rsid w:val="006777C6"/>
    <w:rsid w:val="00681232"/>
    <w:rsid w:val="00682409"/>
    <w:rsid w:val="00682A86"/>
    <w:rsid w:val="00682EEA"/>
    <w:rsid w:val="0068332C"/>
    <w:rsid w:val="0068382C"/>
    <w:rsid w:val="006855DE"/>
    <w:rsid w:val="00687CE5"/>
    <w:rsid w:val="00690188"/>
    <w:rsid w:val="0069046B"/>
    <w:rsid w:val="00691F95"/>
    <w:rsid w:val="00692223"/>
    <w:rsid w:val="006926DE"/>
    <w:rsid w:val="00692918"/>
    <w:rsid w:val="0069489E"/>
    <w:rsid w:val="006950B2"/>
    <w:rsid w:val="0069661F"/>
    <w:rsid w:val="006969A8"/>
    <w:rsid w:val="00697643"/>
    <w:rsid w:val="006976D2"/>
    <w:rsid w:val="006A0109"/>
    <w:rsid w:val="006A0CF8"/>
    <w:rsid w:val="006A1A02"/>
    <w:rsid w:val="006A23FB"/>
    <w:rsid w:val="006A2710"/>
    <w:rsid w:val="006A4B3B"/>
    <w:rsid w:val="006A5AD2"/>
    <w:rsid w:val="006A6283"/>
    <w:rsid w:val="006A66B6"/>
    <w:rsid w:val="006A70D2"/>
    <w:rsid w:val="006B18D0"/>
    <w:rsid w:val="006B1AB5"/>
    <w:rsid w:val="006B37DC"/>
    <w:rsid w:val="006B3CBC"/>
    <w:rsid w:val="006B41AD"/>
    <w:rsid w:val="006B44AE"/>
    <w:rsid w:val="006B5BA4"/>
    <w:rsid w:val="006B7434"/>
    <w:rsid w:val="006B78AA"/>
    <w:rsid w:val="006B7AEE"/>
    <w:rsid w:val="006C0400"/>
    <w:rsid w:val="006C0481"/>
    <w:rsid w:val="006C0AB2"/>
    <w:rsid w:val="006C0B32"/>
    <w:rsid w:val="006C0CAB"/>
    <w:rsid w:val="006C2503"/>
    <w:rsid w:val="006C3B6D"/>
    <w:rsid w:val="006C3EB3"/>
    <w:rsid w:val="006C4434"/>
    <w:rsid w:val="006C48B2"/>
    <w:rsid w:val="006C4DE1"/>
    <w:rsid w:val="006C5B73"/>
    <w:rsid w:val="006C63EE"/>
    <w:rsid w:val="006C6B46"/>
    <w:rsid w:val="006C7336"/>
    <w:rsid w:val="006C7F6A"/>
    <w:rsid w:val="006D23D7"/>
    <w:rsid w:val="006D3C6C"/>
    <w:rsid w:val="006D61A8"/>
    <w:rsid w:val="006D6227"/>
    <w:rsid w:val="006D679A"/>
    <w:rsid w:val="006D6BB6"/>
    <w:rsid w:val="006D6D88"/>
    <w:rsid w:val="006D77F5"/>
    <w:rsid w:val="006D7EEA"/>
    <w:rsid w:val="006E0CA1"/>
    <w:rsid w:val="006E0E69"/>
    <w:rsid w:val="006E25D4"/>
    <w:rsid w:val="006E397C"/>
    <w:rsid w:val="006E4956"/>
    <w:rsid w:val="006E5298"/>
    <w:rsid w:val="006E6799"/>
    <w:rsid w:val="006E6985"/>
    <w:rsid w:val="006E75A3"/>
    <w:rsid w:val="006F0F5A"/>
    <w:rsid w:val="006F19FB"/>
    <w:rsid w:val="006F25D3"/>
    <w:rsid w:val="006F302D"/>
    <w:rsid w:val="006F44D5"/>
    <w:rsid w:val="006F487E"/>
    <w:rsid w:val="006F693A"/>
    <w:rsid w:val="006F6AE5"/>
    <w:rsid w:val="006F6DF8"/>
    <w:rsid w:val="006F7D06"/>
    <w:rsid w:val="00700020"/>
    <w:rsid w:val="0070190B"/>
    <w:rsid w:val="00702081"/>
    <w:rsid w:val="007044C7"/>
    <w:rsid w:val="0070755B"/>
    <w:rsid w:val="00707C2F"/>
    <w:rsid w:val="00707F50"/>
    <w:rsid w:val="00710330"/>
    <w:rsid w:val="00711020"/>
    <w:rsid w:val="00713EAD"/>
    <w:rsid w:val="00714087"/>
    <w:rsid w:val="007146FA"/>
    <w:rsid w:val="0071537F"/>
    <w:rsid w:val="00715564"/>
    <w:rsid w:val="007157D5"/>
    <w:rsid w:val="007161ED"/>
    <w:rsid w:val="00716E6B"/>
    <w:rsid w:val="007174D4"/>
    <w:rsid w:val="00717F89"/>
    <w:rsid w:val="00720510"/>
    <w:rsid w:val="00720AF6"/>
    <w:rsid w:val="00720E39"/>
    <w:rsid w:val="00721505"/>
    <w:rsid w:val="00721FED"/>
    <w:rsid w:val="007226FA"/>
    <w:rsid w:val="00722FD3"/>
    <w:rsid w:val="0072532D"/>
    <w:rsid w:val="007256F4"/>
    <w:rsid w:val="007257D5"/>
    <w:rsid w:val="00725FE8"/>
    <w:rsid w:val="0072634A"/>
    <w:rsid w:val="0072701A"/>
    <w:rsid w:val="00730FDB"/>
    <w:rsid w:val="007316FA"/>
    <w:rsid w:val="00731D15"/>
    <w:rsid w:val="00732326"/>
    <w:rsid w:val="00734275"/>
    <w:rsid w:val="00734906"/>
    <w:rsid w:val="0073661B"/>
    <w:rsid w:val="00736630"/>
    <w:rsid w:val="007404E9"/>
    <w:rsid w:val="0074155F"/>
    <w:rsid w:val="00741CA2"/>
    <w:rsid w:val="00741F84"/>
    <w:rsid w:val="007420FF"/>
    <w:rsid w:val="00743CD5"/>
    <w:rsid w:val="00743D15"/>
    <w:rsid w:val="00744691"/>
    <w:rsid w:val="00745436"/>
    <w:rsid w:val="007459E6"/>
    <w:rsid w:val="00745E40"/>
    <w:rsid w:val="0074640B"/>
    <w:rsid w:val="0074695B"/>
    <w:rsid w:val="00747196"/>
    <w:rsid w:val="0074786F"/>
    <w:rsid w:val="0075125C"/>
    <w:rsid w:val="00751400"/>
    <w:rsid w:val="00751FA2"/>
    <w:rsid w:val="007530EF"/>
    <w:rsid w:val="007542F9"/>
    <w:rsid w:val="00755C10"/>
    <w:rsid w:val="0075607B"/>
    <w:rsid w:val="00756F63"/>
    <w:rsid w:val="007570EB"/>
    <w:rsid w:val="007575B9"/>
    <w:rsid w:val="00757A9F"/>
    <w:rsid w:val="007606B2"/>
    <w:rsid w:val="00761A8A"/>
    <w:rsid w:val="007633AA"/>
    <w:rsid w:val="00764A55"/>
    <w:rsid w:val="00764B2A"/>
    <w:rsid w:val="00765591"/>
    <w:rsid w:val="00765E0C"/>
    <w:rsid w:val="007665CF"/>
    <w:rsid w:val="007670A7"/>
    <w:rsid w:val="00767D07"/>
    <w:rsid w:val="00770BA7"/>
    <w:rsid w:val="00772C21"/>
    <w:rsid w:val="007758CA"/>
    <w:rsid w:val="0077694E"/>
    <w:rsid w:val="00776C64"/>
    <w:rsid w:val="00776C77"/>
    <w:rsid w:val="00780877"/>
    <w:rsid w:val="00780BCD"/>
    <w:rsid w:val="00780C42"/>
    <w:rsid w:val="007820B7"/>
    <w:rsid w:val="007826A7"/>
    <w:rsid w:val="00783223"/>
    <w:rsid w:val="00783D1C"/>
    <w:rsid w:val="00784024"/>
    <w:rsid w:val="00784F7E"/>
    <w:rsid w:val="007855BC"/>
    <w:rsid w:val="007869AE"/>
    <w:rsid w:val="00786CBE"/>
    <w:rsid w:val="007905DE"/>
    <w:rsid w:val="007908BD"/>
    <w:rsid w:val="0079161E"/>
    <w:rsid w:val="00791BAF"/>
    <w:rsid w:val="00791DE3"/>
    <w:rsid w:val="00791F4A"/>
    <w:rsid w:val="00793642"/>
    <w:rsid w:val="007939F6"/>
    <w:rsid w:val="00793C0E"/>
    <w:rsid w:val="007949D0"/>
    <w:rsid w:val="00794A65"/>
    <w:rsid w:val="007956BA"/>
    <w:rsid w:val="0079600D"/>
    <w:rsid w:val="00796157"/>
    <w:rsid w:val="00796542"/>
    <w:rsid w:val="00796733"/>
    <w:rsid w:val="007968F5"/>
    <w:rsid w:val="00796C94"/>
    <w:rsid w:val="00796D27"/>
    <w:rsid w:val="00797B65"/>
    <w:rsid w:val="00797E0D"/>
    <w:rsid w:val="007A066E"/>
    <w:rsid w:val="007A2EF9"/>
    <w:rsid w:val="007A372A"/>
    <w:rsid w:val="007A50B8"/>
    <w:rsid w:val="007A6380"/>
    <w:rsid w:val="007A7965"/>
    <w:rsid w:val="007A7C59"/>
    <w:rsid w:val="007B1558"/>
    <w:rsid w:val="007B2F04"/>
    <w:rsid w:val="007B4CDA"/>
    <w:rsid w:val="007B5227"/>
    <w:rsid w:val="007B5735"/>
    <w:rsid w:val="007B591E"/>
    <w:rsid w:val="007B5EAE"/>
    <w:rsid w:val="007B5F08"/>
    <w:rsid w:val="007C1B8F"/>
    <w:rsid w:val="007C1F54"/>
    <w:rsid w:val="007C21A0"/>
    <w:rsid w:val="007C22A6"/>
    <w:rsid w:val="007C4BFE"/>
    <w:rsid w:val="007C5DD6"/>
    <w:rsid w:val="007C6AA2"/>
    <w:rsid w:val="007C6D03"/>
    <w:rsid w:val="007C6EAD"/>
    <w:rsid w:val="007C7012"/>
    <w:rsid w:val="007C7313"/>
    <w:rsid w:val="007D2ADA"/>
    <w:rsid w:val="007D2C3D"/>
    <w:rsid w:val="007D3188"/>
    <w:rsid w:val="007D3701"/>
    <w:rsid w:val="007D39CA"/>
    <w:rsid w:val="007D486E"/>
    <w:rsid w:val="007D5950"/>
    <w:rsid w:val="007D5ADB"/>
    <w:rsid w:val="007D68BD"/>
    <w:rsid w:val="007D7BAD"/>
    <w:rsid w:val="007E0226"/>
    <w:rsid w:val="007E12C0"/>
    <w:rsid w:val="007E215A"/>
    <w:rsid w:val="007E34B4"/>
    <w:rsid w:val="007E4F4D"/>
    <w:rsid w:val="007E5457"/>
    <w:rsid w:val="007E5B65"/>
    <w:rsid w:val="007E5FD2"/>
    <w:rsid w:val="007E5FDA"/>
    <w:rsid w:val="007E6111"/>
    <w:rsid w:val="007E72BD"/>
    <w:rsid w:val="007F05FF"/>
    <w:rsid w:val="007F0B75"/>
    <w:rsid w:val="007F181C"/>
    <w:rsid w:val="007F25F0"/>
    <w:rsid w:val="007F29ED"/>
    <w:rsid w:val="007F3EE4"/>
    <w:rsid w:val="007F4AC6"/>
    <w:rsid w:val="007F5733"/>
    <w:rsid w:val="007F62CF"/>
    <w:rsid w:val="007F62DE"/>
    <w:rsid w:val="008004B1"/>
    <w:rsid w:val="0080219B"/>
    <w:rsid w:val="008021F8"/>
    <w:rsid w:val="00802869"/>
    <w:rsid w:val="00802CE9"/>
    <w:rsid w:val="0080353C"/>
    <w:rsid w:val="00803646"/>
    <w:rsid w:val="0080409C"/>
    <w:rsid w:val="008049C2"/>
    <w:rsid w:val="00804F7E"/>
    <w:rsid w:val="00805011"/>
    <w:rsid w:val="00806236"/>
    <w:rsid w:val="00806DB9"/>
    <w:rsid w:val="00806EC9"/>
    <w:rsid w:val="008071EA"/>
    <w:rsid w:val="008079DB"/>
    <w:rsid w:val="008113CB"/>
    <w:rsid w:val="00811FDA"/>
    <w:rsid w:val="008127EC"/>
    <w:rsid w:val="00813408"/>
    <w:rsid w:val="0081438D"/>
    <w:rsid w:val="00814E1A"/>
    <w:rsid w:val="0081577E"/>
    <w:rsid w:val="00815FCF"/>
    <w:rsid w:val="0081646E"/>
    <w:rsid w:val="00817F63"/>
    <w:rsid w:val="0082043B"/>
    <w:rsid w:val="00822415"/>
    <w:rsid w:val="00822876"/>
    <w:rsid w:val="00823052"/>
    <w:rsid w:val="00823872"/>
    <w:rsid w:val="00825BEC"/>
    <w:rsid w:val="00825FD1"/>
    <w:rsid w:val="00830584"/>
    <w:rsid w:val="00832220"/>
    <w:rsid w:val="00832A59"/>
    <w:rsid w:val="00832B8E"/>
    <w:rsid w:val="00833351"/>
    <w:rsid w:val="00834169"/>
    <w:rsid w:val="00834698"/>
    <w:rsid w:val="008346A1"/>
    <w:rsid w:val="00836760"/>
    <w:rsid w:val="00837B4B"/>
    <w:rsid w:val="008405A5"/>
    <w:rsid w:val="0084321F"/>
    <w:rsid w:val="00843840"/>
    <w:rsid w:val="00843AD5"/>
    <w:rsid w:val="0084471E"/>
    <w:rsid w:val="00845724"/>
    <w:rsid w:val="00845E54"/>
    <w:rsid w:val="00847BF9"/>
    <w:rsid w:val="00847FB4"/>
    <w:rsid w:val="008508CF"/>
    <w:rsid w:val="008519B0"/>
    <w:rsid w:val="00851A55"/>
    <w:rsid w:val="00853082"/>
    <w:rsid w:val="00854177"/>
    <w:rsid w:val="008550AA"/>
    <w:rsid w:val="0085563E"/>
    <w:rsid w:val="0085563F"/>
    <w:rsid w:val="00856613"/>
    <w:rsid w:val="00856A28"/>
    <w:rsid w:val="00856E79"/>
    <w:rsid w:val="008576C0"/>
    <w:rsid w:val="00857A6A"/>
    <w:rsid w:val="00863C82"/>
    <w:rsid w:val="00866482"/>
    <w:rsid w:val="00871A46"/>
    <w:rsid w:val="0087257B"/>
    <w:rsid w:val="00873D9D"/>
    <w:rsid w:val="00874DFA"/>
    <w:rsid w:val="0087633A"/>
    <w:rsid w:val="00876725"/>
    <w:rsid w:val="00876B8B"/>
    <w:rsid w:val="00877080"/>
    <w:rsid w:val="00880364"/>
    <w:rsid w:val="00881C86"/>
    <w:rsid w:val="00882480"/>
    <w:rsid w:val="00882545"/>
    <w:rsid w:val="0088470E"/>
    <w:rsid w:val="0088623F"/>
    <w:rsid w:val="00887FFB"/>
    <w:rsid w:val="0089053B"/>
    <w:rsid w:val="008906F6"/>
    <w:rsid w:val="0089115F"/>
    <w:rsid w:val="008912F0"/>
    <w:rsid w:val="008916A6"/>
    <w:rsid w:val="008921F9"/>
    <w:rsid w:val="008932A3"/>
    <w:rsid w:val="00894A8F"/>
    <w:rsid w:val="00895BA7"/>
    <w:rsid w:val="008A0381"/>
    <w:rsid w:val="008A2727"/>
    <w:rsid w:val="008A2F7E"/>
    <w:rsid w:val="008A3FA8"/>
    <w:rsid w:val="008A4CBD"/>
    <w:rsid w:val="008A4EDE"/>
    <w:rsid w:val="008A4FC6"/>
    <w:rsid w:val="008A57CF"/>
    <w:rsid w:val="008A6402"/>
    <w:rsid w:val="008A69D3"/>
    <w:rsid w:val="008A7102"/>
    <w:rsid w:val="008A7727"/>
    <w:rsid w:val="008A7DBD"/>
    <w:rsid w:val="008B009E"/>
    <w:rsid w:val="008B2A31"/>
    <w:rsid w:val="008B2A3E"/>
    <w:rsid w:val="008B3B7A"/>
    <w:rsid w:val="008B5768"/>
    <w:rsid w:val="008B6985"/>
    <w:rsid w:val="008B6F5D"/>
    <w:rsid w:val="008B7EA6"/>
    <w:rsid w:val="008C24E2"/>
    <w:rsid w:val="008C40B0"/>
    <w:rsid w:val="008C415C"/>
    <w:rsid w:val="008C4988"/>
    <w:rsid w:val="008C582A"/>
    <w:rsid w:val="008C5DE2"/>
    <w:rsid w:val="008C5F75"/>
    <w:rsid w:val="008C7511"/>
    <w:rsid w:val="008C76E2"/>
    <w:rsid w:val="008D0AE0"/>
    <w:rsid w:val="008D0AEE"/>
    <w:rsid w:val="008D180A"/>
    <w:rsid w:val="008D2904"/>
    <w:rsid w:val="008D29D2"/>
    <w:rsid w:val="008D3C69"/>
    <w:rsid w:val="008D5DE0"/>
    <w:rsid w:val="008D5EB2"/>
    <w:rsid w:val="008D79C0"/>
    <w:rsid w:val="008E0430"/>
    <w:rsid w:val="008E0452"/>
    <w:rsid w:val="008E048D"/>
    <w:rsid w:val="008E0865"/>
    <w:rsid w:val="008E087F"/>
    <w:rsid w:val="008E1701"/>
    <w:rsid w:val="008E215F"/>
    <w:rsid w:val="008E3705"/>
    <w:rsid w:val="008E4C57"/>
    <w:rsid w:val="008E4F7C"/>
    <w:rsid w:val="008E6E51"/>
    <w:rsid w:val="008F17DF"/>
    <w:rsid w:val="008F2396"/>
    <w:rsid w:val="008F4A37"/>
    <w:rsid w:val="008F59AE"/>
    <w:rsid w:val="008F5C06"/>
    <w:rsid w:val="008F6094"/>
    <w:rsid w:val="008F65CD"/>
    <w:rsid w:val="008F6803"/>
    <w:rsid w:val="008F6E80"/>
    <w:rsid w:val="008F7706"/>
    <w:rsid w:val="00901A18"/>
    <w:rsid w:val="00904D0C"/>
    <w:rsid w:val="00904F03"/>
    <w:rsid w:val="00906971"/>
    <w:rsid w:val="00906C55"/>
    <w:rsid w:val="00907D82"/>
    <w:rsid w:val="009115DA"/>
    <w:rsid w:val="009115ED"/>
    <w:rsid w:val="00911755"/>
    <w:rsid w:val="00911CFC"/>
    <w:rsid w:val="0091347E"/>
    <w:rsid w:val="0091354C"/>
    <w:rsid w:val="009143F2"/>
    <w:rsid w:val="00914BBE"/>
    <w:rsid w:val="00921E79"/>
    <w:rsid w:val="00922005"/>
    <w:rsid w:val="00924F08"/>
    <w:rsid w:val="00925354"/>
    <w:rsid w:val="009265F9"/>
    <w:rsid w:val="00932517"/>
    <w:rsid w:val="00934342"/>
    <w:rsid w:val="00935995"/>
    <w:rsid w:val="009360E1"/>
    <w:rsid w:val="009363AF"/>
    <w:rsid w:val="0093653D"/>
    <w:rsid w:val="009375AD"/>
    <w:rsid w:val="00937B93"/>
    <w:rsid w:val="00940254"/>
    <w:rsid w:val="00940F49"/>
    <w:rsid w:val="0094132B"/>
    <w:rsid w:val="009417AA"/>
    <w:rsid w:val="00941CB7"/>
    <w:rsid w:val="009426A1"/>
    <w:rsid w:val="009436B5"/>
    <w:rsid w:val="00943B2C"/>
    <w:rsid w:val="00950628"/>
    <w:rsid w:val="00950C7C"/>
    <w:rsid w:val="0095195C"/>
    <w:rsid w:val="00953067"/>
    <w:rsid w:val="00955BA5"/>
    <w:rsid w:val="00960B47"/>
    <w:rsid w:val="009611D9"/>
    <w:rsid w:val="00961B6D"/>
    <w:rsid w:val="00962E37"/>
    <w:rsid w:val="00963A61"/>
    <w:rsid w:val="00964E02"/>
    <w:rsid w:val="009656B0"/>
    <w:rsid w:val="0096615F"/>
    <w:rsid w:val="00966308"/>
    <w:rsid w:val="009666AB"/>
    <w:rsid w:val="009669D5"/>
    <w:rsid w:val="00966C29"/>
    <w:rsid w:val="009672BE"/>
    <w:rsid w:val="00972259"/>
    <w:rsid w:val="00972E4A"/>
    <w:rsid w:val="00973082"/>
    <w:rsid w:val="0098023D"/>
    <w:rsid w:val="009845E8"/>
    <w:rsid w:val="00984C21"/>
    <w:rsid w:val="00985A05"/>
    <w:rsid w:val="00985F2C"/>
    <w:rsid w:val="00986455"/>
    <w:rsid w:val="00987E8E"/>
    <w:rsid w:val="009904E3"/>
    <w:rsid w:val="00991011"/>
    <w:rsid w:val="0099111E"/>
    <w:rsid w:val="0099161D"/>
    <w:rsid w:val="00991625"/>
    <w:rsid w:val="0099163B"/>
    <w:rsid w:val="009918B3"/>
    <w:rsid w:val="0099254E"/>
    <w:rsid w:val="009963B8"/>
    <w:rsid w:val="00997147"/>
    <w:rsid w:val="00997435"/>
    <w:rsid w:val="00997E5D"/>
    <w:rsid w:val="009A1C38"/>
    <w:rsid w:val="009A27FC"/>
    <w:rsid w:val="009A3CB4"/>
    <w:rsid w:val="009A42AD"/>
    <w:rsid w:val="009A46EE"/>
    <w:rsid w:val="009A5A0A"/>
    <w:rsid w:val="009A6D93"/>
    <w:rsid w:val="009A6FBD"/>
    <w:rsid w:val="009A7F4F"/>
    <w:rsid w:val="009B0242"/>
    <w:rsid w:val="009B2BB4"/>
    <w:rsid w:val="009B3A08"/>
    <w:rsid w:val="009B490A"/>
    <w:rsid w:val="009B54BC"/>
    <w:rsid w:val="009B6849"/>
    <w:rsid w:val="009B6F27"/>
    <w:rsid w:val="009C0678"/>
    <w:rsid w:val="009C0779"/>
    <w:rsid w:val="009C0B16"/>
    <w:rsid w:val="009C216A"/>
    <w:rsid w:val="009C276C"/>
    <w:rsid w:val="009C2CA4"/>
    <w:rsid w:val="009C318E"/>
    <w:rsid w:val="009C372D"/>
    <w:rsid w:val="009C41EF"/>
    <w:rsid w:val="009C4D10"/>
    <w:rsid w:val="009C55CE"/>
    <w:rsid w:val="009D020C"/>
    <w:rsid w:val="009D033C"/>
    <w:rsid w:val="009D1779"/>
    <w:rsid w:val="009D1EED"/>
    <w:rsid w:val="009D37FB"/>
    <w:rsid w:val="009D3911"/>
    <w:rsid w:val="009D481D"/>
    <w:rsid w:val="009D5500"/>
    <w:rsid w:val="009D6192"/>
    <w:rsid w:val="009D6535"/>
    <w:rsid w:val="009D703C"/>
    <w:rsid w:val="009E17BF"/>
    <w:rsid w:val="009E2EBC"/>
    <w:rsid w:val="009E463D"/>
    <w:rsid w:val="009E6B26"/>
    <w:rsid w:val="009E6C9F"/>
    <w:rsid w:val="009E717B"/>
    <w:rsid w:val="009F05D4"/>
    <w:rsid w:val="009F088C"/>
    <w:rsid w:val="009F11E2"/>
    <w:rsid w:val="009F2238"/>
    <w:rsid w:val="009F2539"/>
    <w:rsid w:val="009F2ABC"/>
    <w:rsid w:val="009F4A4E"/>
    <w:rsid w:val="009F4BC8"/>
    <w:rsid w:val="009F564D"/>
    <w:rsid w:val="009F6F8A"/>
    <w:rsid w:val="009F7212"/>
    <w:rsid w:val="00A01101"/>
    <w:rsid w:val="00A0131D"/>
    <w:rsid w:val="00A01B2B"/>
    <w:rsid w:val="00A02670"/>
    <w:rsid w:val="00A02826"/>
    <w:rsid w:val="00A02BA9"/>
    <w:rsid w:val="00A02C1C"/>
    <w:rsid w:val="00A0407D"/>
    <w:rsid w:val="00A0418D"/>
    <w:rsid w:val="00A045CE"/>
    <w:rsid w:val="00A04FE1"/>
    <w:rsid w:val="00A05A0F"/>
    <w:rsid w:val="00A0613F"/>
    <w:rsid w:val="00A07125"/>
    <w:rsid w:val="00A07A5F"/>
    <w:rsid w:val="00A07E02"/>
    <w:rsid w:val="00A1183B"/>
    <w:rsid w:val="00A121F9"/>
    <w:rsid w:val="00A13198"/>
    <w:rsid w:val="00A14AEF"/>
    <w:rsid w:val="00A15918"/>
    <w:rsid w:val="00A16210"/>
    <w:rsid w:val="00A16908"/>
    <w:rsid w:val="00A176D2"/>
    <w:rsid w:val="00A1791C"/>
    <w:rsid w:val="00A17EC7"/>
    <w:rsid w:val="00A202A4"/>
    <w:rsid w:val="00A204A5"/>
    <w:rsid w:val="00A2093F"/>
    <w:rsid w:val="00A20F5B"/>
    <w:rsid w:val="00A21853"/>
    <w:rsid w:val="00A21B20"/>
    <w:rsid w:val="00A21E2A"/>
    <w:rsid w:val="00A2227E"/>
    <w:rsid w:val="00A22438"/>
    <w:rsid w:val="00A22CD6"/>
    <w:rsid w:val="00A24D11"/>
    <w:rsid w:val="00A260A7"/>
    <w:rsid w:val="00A26242"/>
    <w:rsid w:val="00A26B01"/>
    <w:rsid w:val="00A27047"/>
    <w:rsid w:val="00A27AE7"/>
    <w:rsid w:val="00A27B3A"/>
    <w:rsid w:val="00A311ED"/>
    <w:rsid w:val="00A32721"/>
    <w:rsid w:val="00A33AC6"/>
    <w:rsid w:val="00A347F8"/>
    <w:rsid w:val="00A34940"/>
    <w:rsid w:val="00A353B9"/>
    <w:rsid w:val="00A36BB0"/>
    <w:rsid w:val="00A37242"/>
    <w:rsid w:val="00A3776A"/>
    <w:rsid w:val="00A37B07"/>
    <w:rsid w:val="00A41E3D"/>
    <w:rsid w:val="00A4205D"/>
    <w:rsid w:val="00A42E62"/>
    <w:rsid w:val="00A4327D"/>
    <w:rsid w:val="00A439A5"/>
    <w:rsid w:val="00A45CB3"/>
    <w:rsid w:val="00A471C1"/>
    <w:rsid w:val="00A47364"/>
    <w:rsid w:val="00A479BE"/>
    <w:rsid w:val="00A503C8"/>
    <w:rsid w:val="00A5174A"/>
    <w:rsid w:val="00A53C51"/>
    <w:rsid w:val="00A551F9"/>
    <w:rsid w:val="00A557F0"/>
    <w:rsid w:val="00A57B64"/>
    <w:rsid w:val="00A60504"/>
    <w:rsid w:val="00A61CC4"/>
    <w:rsid w:val="00A6239C"/>
    <w:rsid w:val="00A623E6"/>
    <w:rsid w:val="00A627AA"/>
    <w:rsid w:val="00A63170"/>
    <w:rsid w:val="00A638C0"/>
    <w:rsid w:val="00A64915"/>
    <w:rsid w:val="00A66DE5"/>
    <w:rsid w:val="00A67381"/>
    <w:rsid w:val="00A67EF7"/>
    <w:rsid w:val="00A67F8C"/>
    <w:rsid w:val="00A70652"/>
    <w:rsid w:val="00A720E2"/>
    <w:rsid w:val="00A730BA"/>
    <w:rsid w:val="00A73874"/>
    <w:rsid w:val="00A7390F"/>
    <w:rsid w:val="00A76D79"/>
    <w:rsid w:val="00A77415"/>
    <w:rsid w:val="00A82466"/>
    <w:rsid w:val="00A825B8"/>
    <w:rsid w:val="00A8341D"/>
    <w:rsid w:val="00A8347B"/>
    <w:rsid w:val="00A849DA"/>
    <w:rsid w:val="00A84B31"/>
    <w:rsid w:val="00A8631E"/>
    <w:rsid w:val="00A9083B"/>
    <w:rsid w:val="00A914A1"/>
    <w:rsid w:val="00A916AA"/>
    <w:rsid w:val="00A92004"/>
    <w:rsid w:val="00A920B3"/>
    <w:rsid w:val="00A92C9D"/>
    <w:rsid w:val="00A9303D"/>
    <w:rsid w:val="00A93F04"/>
    <w:rsid w:val="00A93FF9"/>
    <w:rsid w:val="00A953DD"/>
    <w:rsid w:val="00A95BE4"/>
    <w:rsid w:val="00A95FDB"/>
    <w:rsid w:val="00A97762"/>
    <w:rsid w:val="00AA023D"/>
    <w:rsid w:val="00AA06F4"/>
    <w:rsid w:val="00AA0BB5"/>
    <w:rsid w:val="00AA1863"/>
    <w:rsid w:val="00AA3003"/>
    <w:rsid w:val="00AA3DE6"/>
    <w:rsid w:val="00AA3E5C"/>
    <w:rsid w:val="00AA5BD9"/>
    <w:rsid w:val="00AA7049"/>
    <w:rsid w:val="00AA72D8"/>
    <w:rsid w:val="00AA77CF"/>
    <w:rsid w:val="00AA7FC3"/>
    <w:rsid w:val="00AB00DF"/>
    <w:rsid w:val="00AB0B79"/>
    <w:rsid w:val="00AB22CE"/>
    <w:rsid w:val="00AB3BE1"/>
    <w:rsid w:val="00AB46CD"/>
    <w:rsid w:val="00AB4C4F"/>
    <w:rsid w:val="00AB66FD"/>
    <w:rsid w:val="00AB69DD"/>
    <w:rsid w:val="00AB7D02"/>
    <w:rsid w:val="00AC15D8"/>
    <w:rsid w:val="00AC1C08"/>
    <w:rsid w:val="00AC2A11"/>
    <w:rsid w:val="00AC2B22"/>
    <w:rsid w:val="00AC2C4B"/>
    <w:rsid w:val="00AC3576"/>
    <w:rsid w:val="00AC4068"/>
    <w:rsid w:val="00AC416E"/>
    <w:rsid w:val="00AC44EF"/>
    <w:rsid w:val="00AC4715"/>
    <w:rsid w:val="00AC4FD7"/>
    <w:rsid w:val="00AC50ED"/>
    <w:rsid w:val="00AC7C4D"/>
    <w:rsid w:val="00AC7DD5"/>
    <w:rsid w:val="00AC7EF4"/>
    <w:rsid w:val="00AD0C65"/>
    <w:rsid w:val="00AD126B"/>
    <w:rsid w:val="00AD1325"/>
    <w:rsid w:val="00AD20C0"/>
    <w:rsid w:val="00AD2C83"/>
    <w:rsid w:val="00AD3A42"/>
    <w:rsid w:val="00AD49A2"/>
    <w:rsid w:val="00AD5EBC"/>
    <w:rsid w:val="00AD672F"/>
    <w:rsid w:val="00AE055F"/>
    <w:rsid w:val="00AE0C07"/>
    <w:rsid w:val="00AE2075"/>
    <w:rsid w:val="00AE284F"/>
    <w:rsid w:val="00AE2DE7"/>
    <w:rsid w:val="00AE4BFB"/>
    <w:rsid w:val="00AE5FD9"/>
    <w:rsid w:val="00AE6225"/>
    <w:rsid w:val="00AE6635"/>
    <w:rsid w:val="00AE76DF"/>
    <w:rsid w:val="00AF214B"/>
    <w:rsid w:val="00AF32FF"/>
    <w:rsid w:val="00AF3ED4"/>
    <w:rsid w:val="00AF40B6"/>
    <w:rsid w:val="00AF4D6D"/>
    <w:rsid w:val="00AF4E71"/>
    <w:rsid w:val="00AF5375"/>
    <w:rsid w:val="00AF56C8"/>
    <w:rsid w:val="00AF56DD"/>
    <w:rsid w:val="00AF5773"/>
    <w:rsid w:val="00AF5E60"/>
    <w:rsid w:val="00AF6942"/>
    <w:rsid w:val="00AF69D0"/>
    <w:rsid w:val="00AF7749"/>
    <w:rsid w:val="00AF7A93"/>
    <w:rsid w:val="00B02636"/>
    <w:rsid w:val="00B02A07"/>
    <w:rsid w:val="00B03B59"/>
    <w:rsid w:val="00B05A36"/>
    <w:rsid w:val="00B06A02"/>
    <w:rsid w:val="00B07D3D"/>
    <w:rsid w:val="00B1012F"/>
    <w:rsid w:val="00B104D1"/>
    <w:rsid w:val="00B1073A"/>
    <w:rsid w:val="00B10E31"/>
    <w:rsid w:val="00B128D7"/>
    <w:rsid w:val="00B1328D"/>
    <w:rsid w:val="00B134BD"/>
    <w:rsid w:val="00B135AF"/>
    <w:rsid w:val="00B140AE"/>
    <w:rsid w:val="00B14323"/>
    <w:rsid w:val="00B1507F"/>
    <w:rsid w:val="00B15309"/>
    <w:rsid w:val="00B20008"/>
    <w:rsid w:val="00B21CF4"/>
    <w:rsid w:val="00B24640"/>
    <w:rsid w:val="00B24D84"/>
    <w:rsid w:val="00B262DF"/>
    <w:rsid w:val="00B276EC"/>
    <w:rsid w:val="00B332D5"/>
    <w:rsid w:val="00B33B46"/>
    <w:rsid w:val="00B33EB8"/>
    <w:rsid w:val="00B34338"/>
    <w:rsid w:val="00B34FDC"/>
    <w:rsid w:val="00B36E4F"/>
    <w:rsid w:val="00B37B17"/>
    <w:rsid w:val="00B401CA"/>
    <w:rsid w:val="00B4392B"/>
    <w:rsid w:val="00B4479D"/>
    <w:rsid w:val="00B45647"/>
    <w:rsid w:val="00B45E0B"/>
    <w:rsid w:val="00B45EEF"/>
    <w:rsid w:val="00B50C03"/>
    <w:rsid w:val="00B50CAA"/>
    <w:rsid w:val="00B51316"/>
    <w:rsid w:val="00B5195F"/>
    <w:rsid w:val="00B536F6"/>
    <w:rsid w:val="00B53ACE"/>
    <w:rsid w:val="00B5531D"/>
    <w:rsid w:val="00B56683"/>
    <w:rsid w:val="00B576C5"/>
    <w:rsid w:val="00B57BF7"/>
    <w:rsid w:val="00B57EA7"/>
    <w:rsid w:val="00B604B4"/>
    <w:rsid w:val="00B605CF"/>
    <w:rsid w:val="00B610DE"/>
    <w:rsid w:val="00B6120B"/>
    <w:rsid w:val="00B628C5"/>
    <w:rsid w:val="00B6350E"/>
    <w:rsid w:val="00B63F52"/>
    <w:rsid w:val="00B6499F"/>
    <w:rsid w:val="00B651DB"/>
    <w:rsid w:val="00B66DBC"/>
    <w:rsid w:val="00B674B9"/>
    <w:rsid w:val="00B67725"/>
    <w:rsid w:val="00B70BDA"/>
    <w:rsid w:val="00B7215E"/>
    <w:rsid w:val="00B72DB8"/>
    <w:rsid w:val="00B731FE"/>
    <w:rsid w:val="00B73462"/>
    <w:rsid w:val="00B73E43"/>
    <w:rsid w:val="00B7422C"/>
    <w:rsid w:val="00B75117"/>
    <w:rsid w:val="00B751AD"/>
    <w:rsid w:val="00B76178"/>
    <w:rsid w:val="00B82ADC"/>
    <w:rsid w:val="00B83206"/>
    <w:rsid w:val="00B83275"/>
    <w:rsid w:val="00B8383B"/>
    <w:rsid w:val="00B87101"/>
    <w:rsid w:val="00B91FF4"/>
    <w:rsid w:val="00B926DC"/>
    <w:rsid w:val="00B936C7"/>
    <w:rsid w:val="00B94A52"/>
    <w:rsid w:val="00B96B1E"/>
    <w:rsid w:val="00B96C18"/>
    <w:rsid w:val="00B97491"/>
    <w:rsid w:val="00BA20CB"/>
    <w:rsid w:val="00BA3C98"/>
    <w:rsid w:val="00BA6AE1"/>
    <w:rsid w:val="00BA7126"/>
    <w:rsid w:val="00BB02FB"/>
    <w:rsid w:val="00BB0D79"/>
    <w:rsid w:val="00BB1634"/>
    <w:rsid w:val="00BB2237"/>
    <w:rsid w:val="00BB394A"/>
    <w:rsid w:val="00BB5612"/>
    <w:rsid w:val="00BB5842"/>
    <w:rsid w:val="00BB6231"/>
    <w:rsid w:val="00BB75AD"/>
    <w:rsid w:val="00BC130A"/>
    <w:rsid w:val="00BC3F18"/>
    <w:rsid w:val="00BC49B0"/>
    <w:rsid w:val="00BC4C76"/>
    <w:rsid w:val="00BC549F"/>
    <w:rsid w:val="00BC6267"/>
    <w:rsid w:val="00BC62A0"/>
    <w:rsid w:val="00BC62B8"/>
    <w:rsid w:val="00BC71B0"/>
    <w:rsid w:val="00BC751E"/>
    <w:rsid w:val="00BD1038"/>
    <w:rsid w:val="00BD1AD2"/>
    <w:rsid w:val="00BD1CA2"/>
    <w:rsid w:val="00BD1FD0"/>
    <w:rsid w:val="00BD24FC"/>
    <w:rsid w:val="00BD2836"/>
    <w:rsid w:val="00BD3409"/>
    <w:rsid w:val="00BD3595"/>
    <w:rsid w:val="00BD3947"/>
    <w:rsid w:val="00BD4AF9"/>
    <w:rsid w:val="00BD5F56"/>
    <w:rsid w:val="00BD646E"/>
    <w:rsid w:val="00BD7CE2"/>
    <w:rsid w:val="00BE0494"/>
    <w:rsid w:val="00BE0CEA"/>
    <w:rsid w:val="00BE2AD8"/>
    <w:rsid w:val="00BE2C8F"/>
    <w:rsid w:val="00BE2D1C"/>
    <w:rsid w:val="00BE320F"/>
    <w:rsid w:val="00BE38C7"/>
    <w:rsid w:val="00BE3BF4"/>
    <w:rsid w:val="00BE3F8B"/>
    <w:rsid w:val="00BE41CC"/>
    <w:rsid w:val="00BE427E"/>
    <w:rsid w:val="00BE5700"/>
    <w:rsid w:val="00BE59CD"/>
    <w:rsid w:val="00BE5A03"/>
    <w:rsid w:val="00BE5DD7"/>
    <w:rsid w:val="00BE7248"/>
    <w:rsid w:val="00BE7649"/>
    <w:rsid w:val="00BE7D83"/>
    <w:rsid w:val="00BF09B4"/>
    <w:rsid w:val="00BF230C"/>
    <w:rsid w:val="00BF2646"/>
    <w:rsid w:val="00BF2DFE"/>
    <w:rsid w:val="00BF3032"/>
    <w:rsid w:val="00BF3E02"/>
    <w:rsid w:val="00BF45DB"/>
    <w:rsid w:val="00BF5E0C"/>
    <w:rsid w:val="00BF7103"/>
    <w:rsid w:val="00C01549"/>
    <w:rsid w:val="00C02204"/>
    <w:rsid w:val="00C025BC"/>
    <w:rsid w:val="00C03ADA"/>
    <w:rsid w:val="00C03D4B"/>
    <w:rsid w:val="00C04C24"/>
    <w:rsid w:val="00C0515D"/>
    <w:rsid w:val="00C053EA"/>
    <w:rsid w:val="00C05800"/>
    <w:rsid w:val="00C06782"/>
    <w:rsid w:val="00C06FC0"/>
    <w:rsid w:val="00C103B2"/>
    <w:rsid w:val="00C1107D"/>
    <w:rsid w:val="00C11DFA"/>
    <w:rsid w:val="00C12FB0"/>
    <w:rsid w:val="00C13A17"/>
    <w:rsid w:val="00C1437C"/>
    <w:rsid w:val="00C15661"/>
    <w:rsid w:val="00C16403"/>
    <w:rsid w:val="00C16FFA"/>
    <w:rsid w:val="00C1769B"/>
    <w:rsid w:val="00C177F3"/>
    <w:rsid w:val="00C20D54"/>
    <w:rsid w:val="00C2124E"/>
    <w:rsid w:val="00C21A86"/>
    <w:rsid w:val="00C2249B"/>
    <w:rsid w:val="00C22F45"/>
    <w:rsid w:val="00C23150"/>
    <w:rsid w:val="00C231FD"/>
    <w:rsid w:val="00C23606"/>
    <w:rsid w:val="00C23A7D"/>
    <w:rsid w:val="00C243B5"/>
    <w:rsid w:val="00C2655F"/>
    <w:rsid w:val="00C2707B"/>
    <w:rsid w:val="00C27130"/>
    <w:rsid w:val="00C27C9C"/>
    <w:rsid w:val="00C30992"/>
    <w:rsid w:val="00C31CD2"/>
    <w:rsid w:val="00C323C2"/>
    <w:rsid w:val="00C32965"/>
    <w:rsid w:val="00C3439E"/>
    <w:rsid w:val="00C35100"/>
    <w:rsid w:val="00C373F0"/>
    <w:rsid w:val="00C378D6"/>
    <w:rsid w:val="00C37AD6"/>
    <w:rsid w:val="00C4084E"/>
    <w:rsid w:val="00C40988"/>
    <w:rsid w:val="00C40A0B"/>
    <w:rsid w:val="00C429F1"/>
    <w:rsid w:val="00C42BE3"/>
    <w:rsid w:val="00C445F7"/>
    <w:rsid w:val="00C44731"/>
    <w:rsid w:val="00C4475F"/>
    <w:rsid w:val="00C46964"/>
    <w:rsid w:val="00C46EE6"/>
    <w:rsid w:val="00C47810"/>
    <w:rsid w:val="00C47ACE"/>
    <w:rsid w:val="00C506CC"/>
    <w:rsid w:val="00C506DF"/>
    <w:rsid w:val="00C52C3E"/>
    <w:rsid w:val="00C543A5"/>
    <w:rsid w:val="00C5445A"/>
    <w:rsid w:val="00C54B9C"/>
    <w:rsid w:val="00C54DC3"/>
    <w:rsid w:val="00C55923"/>
    <w:rsid w:val="00C55DEC"/>
    <w:rsid w:val="00C560FA"/>
    <w:rsid w:val="00C56404"/>
    <w:rsid w:val="00C56B64"/>
    <w:rsid w:val="00C57E98"/>
    <w:rsid w:val="00C61A5B"/>
    <w:rsid w:val="00C61EEB"/>
    <w:rsid w:val="00C62279"/>
    <w:rsid w:val="00C63357"/>
    <w:rsid w:val="00C63591"/>
    <w:rsid w:val="00C638AB"/>
    <w:rsid w:val="00C63E9D"/>
    <w:rsid w:val="00C64708"/>
    <w:rsid w:val="00C65F34"/>
    <w:rsid w:val="00C67FE8"/>
    <w:rsid w:val="00C70AD5"/>
    <w:rsid w:val="00C71903"/>
    <w:rsid w:val="00C72A05"/>
    <w:rsid w:val="00C72D1E"/>
    <w:rsid w:val="00C72F03"/>
    <w:rsid w:val="00C73FE3"/>
    <w:rsid w:val="00C74259"/>
    <w:rsid w:val="00C74E8A"/>
    <w:rsid w:val="00C769E0"/>
    <w:rsid w:val="00C76C28"/>
    <w:rsid w:val="00C773E6"/>
    <w:rsid w:val="00C80C23"/>
    <w:rsid w:val="00C824A7"/>
    <w:rsid w:val="00C8286B"/>
    <w:rsid w:val="00C82A8F"/>
    <w:rsid w:val="00C8378D"/>
    <w:rsid w:val="00C8485D"/>
    <w:rsid w:val="00C84C30"/>
    <w:rsid w:val="00C84D4B"/>
    <w:rsid w:val="00C855B4"/>
    <w:rsid w:val="00C86BF0"/>
    <w:rsid w:val="00C876C5"/>
    <w:rsid w:val="00C90CD4"/>
    <w:rsid w:val="00C93106"/>
    <w:rsid w:val="00C93E56"/>
    <w:rsid w:val="00C94AFD"/>
    <w:rsid w:val="00C961A0"/>
    <w:rsid w:val="00C96E79"/>
    <w:rsid w:val="00CA0276"/>
    <w:rsid w:val="00CA0B15"/>
    <w:rsid w:val="00CA24A8"/>
    <w:rsid w:val="00CA385D"/>
    <w:rsid w:val="00CA3C82"/>
    <w:rsid w:val="00CA4207"/>
    <w:rsid w:val="00CA5141"/>
    <w:rsid w:val="00CA5195"/>
    <w:rsid w:val="00CA5411"/>
    <w:rsid w:val="00CA54B6"/>
    <w:rsid w:val="00CA6490"/>
    <w:rsid w:val="00CA7351"/>
    <w:rsid w:val="00CA73AE"/>
    <w:rsid w:val="00CA7982"/>
    <w:rsid w:val="00CB036C"/>
    <w:rsid w:val="00CB04A6"/>
    <w:rsid w:val="00CB110D"/>
    <w:rsid w:val="00CB4064"/>
    <w:rsid w:val="00CB40C6"/>
    <w:rsid w:val="00CB50E3"/>
    <w:rsid w:val="00CB6D75"/>
    <w:rsid w:val="00CB704B"/>
    <w:rsid w:val="00CC04E8"/>
    <w:rsid w:val="00CC06B1"/>
    <w:rsid w:val="00CC3624"/>
    <w:rsid w:val="00CC3B1C"/>
    <w:rsid w:val="00CC3C0E"/>
    <w:rsid w:val="00CC3D08"/>
    <w:rsid w:val="00CC425A"/>
    <w:rsid w:val="00CC7198"/>
    <w:rsid w:val="00CC722C"/>
    <w:rsid w:val="00CC7410"/>
    <w:rsid w:val="00CC7D62"/>
    <w:rsid w:val="00CD2BFD"/>
    <w:rsid w:val="00CD55B8"/>
    <w:rsid w:val="00CD588F"/>
    <w:rsid w:val="00CD5CA3"/>
    <w:rsid w:val="00CD6177"/>
    <w:rsid w:val="00CD62EC"/>
    <w:rsid w:val="00CD6BFB"/>
    <w:rsid w:val="00CD766E"/>
    <w:rsid w:val="00CD7F0D"/>
    <w:rsid w:val="00CE07FC"/>
    <w:rsid w:val="00CE0BD6"/>
    <w:rsid w:val="00CE0EF4"/>
    <w:rsid w:val="00CE0F9D"/>
    <w:rsid w:val="00CE1C2C"/>
    <w:rsid w:val="00CE221A"/>
    <w:rsid w:val="00CE23F2"/>
    <w:rsid w:val="00CE2443"/>
    <w:rsid w:val="00CE2917"/>
    <w:rsid w:val="00CE3DA4"/>
    <w:rsid w:val="00CE428C"/>
    <w:rsid w:val="00CE4899"/>
    <w:rsid w:val="00CE4F97"/>
    <w:rsid w:val="00CE58D8"/>
    <w:rsid w:val="00CE7E1A"/>
    <w:rsid w:val="00CF0440"/>
    <w:rsid w:val="00CF06B8"/>
    <w:rsid w:val="00CF1219"/>
    <w:rsid w:val="00CF1EBE"/>
    <w:rsid w:val="00CF28EE"/>
    <w:rsid w:val="00CF2A62"/>
    <w:rsid w:val="00CF54F9"/>
    <w:rsid w:val="00CF562D"/>
    <w:rsid w:val="00CF5B62"/>
    <w:rsid w:val="00CF5DD2"/>
    <w:rsid w:val="00CF6047"/>
    <w:rsid w:val="00CF6541"/>
    <w:rsid w:val="00CF6727"/>
    <w:rsid w:val="00CF7F8C"/>
    <w:rsid w:val="00D00927"/>
    <w:rsid w:val="00D01109"/>
    <w:rsid w:val="00D016A7"/>
    <w:rsid w:val="00D01D71"/>
    <w:rsid w:val="00D01F37"/>
    <w:rsid w:val="00D0296D"/>
    <w:rsid w:val="00D03353"/>
    <w:rsid w:val="00D0493E"/>
    <w:rsid w:val="00D0516F"/>
    <w:rsid w:val="00D056EA"/>
    <w:rsid w:val="00D05E4C"/>
    <w:rsid w:val="00D05EB1"/>
    <w:rsid w:val="00D07A1E"/>
    <w:rsid w:val="00D10194"/>
    <w:rsid w:val="00D10ED5"/>
    <w:rsid w:val="00D11332"/>
    <w:rsid w:val="00D12329"/>
    <w:rsid w:val="00D147FA"/>
    <w:rsid w:val="00D14A52"/>
    <w:rsid w:val="00D1591F"/>
    <w:rsid w:val="00D159CD"/>
    <w:rsid w:val="00D16774"/>
    <w:rsid w:val="00D206EC"/>
    <w:rsid w:val="00D20C97"/>
    <w:rsid w:val="00D20ECD"/>
    <w:rsid w:val="00D20EFD"/>
    <w:rsid w:val="00D20F8D"/>
    <w:rsid w:val="00D21FE9"/>
    <w:rsid w:val="00D22313"/>
    <w:rsid w:val="00D22AEF"/>
    <w:rsid w:val="00D2358D"/>
    <w:rsid w:val="00D23A02"/>
    <w:rsid w:val="00D25B64"/>
    <w:rsid w:val="00D26059"/>
    <w:rsid w:val="00D305B0"/>
    <w:rsid w:val="00D3074C"/>
    <w:rsid w:val="00D314D3"/>
    <w:rsid w:val="00D31522"/>
    <w:rsid w:val="00D31914"/>
    <w:rsid w:val="00D325BD"/>
    <w:rsid w:val="00D326A3"/>
    <w:rsid w:val="00D33190"/>
    <w:rsid w:val="00D332CA"/>
    <w:rsid w:val="00D342C4"/>
    <w:rsid w:val="00D349EB"/>
    <w:rsid w:val="00D36589"/>
    <w:rsid w:val="00D36640"/>
    <w:rsid w:val="00D36C58"/>
    <w:rsid w:val="00D40449"/>
    <w:rsid w:val="00D4177F"/>
    <w:rsid w:val="00D428B7"/>
    <w:rsid w:val="00D434F7"/>
    <w:rsid w:val="00D44DF7"/>
    <w:rsid w:val="00D45140"/>
    <w:rsid w:val="00D45603"/>
    <w:rsid w:val="00D45FB1"/>
    <w:rsid w:val="00D47081"/>
    <w:rsid w:val="00D47AAC"/>
    <w:rsid w:val="00D47F83"/>
    <w:rsid w:val="00D522F8"/>
    <w:rsid w:val="00D52B27"/>
    <w:rsid w:val="00D55D51"/>
    <w:rsid w:val="00D563B8"/>
    <w:rsid w:val="00D57DCD"/>
    <w:rsid w:val="00D603FB"/>
    <w:rsid w:val="00D608AD"/>
    <w:rsid w:val="00D61231"/>
    <w:rsid w:val="00D62107"/>
    <w:rsid w:val="00D62454"/>
    <w:rsid w:val="00D625E7"/>
    <w:rsid w:val="00D62665"/>
    <w:rsid w:val="00D63589"/>
    <w:rsid w:val="00D6381B"/>
    <w:rsid w:val="00D64745"/>
    <w:rsid w:val="00D66737"/>
    <w:rsid w:val="00D66AFE"/>
    <w:rsid w:val="00D66C15"/>
    <w:rsid w:val="00D66FCC"/>
    <w:rsid w:val="00D670CA"/>
    <w:rsid w:val="00D71AAC"/>
    <w:rsid w:val="00D71DC4"/>
    <w:rsid w:val="00D72016"/>
    <w:rsid w:val="00D72C7E"/>
    <w:rsid w:val="00D735D4"/>
    <w:rsid w:val="00D746FE"/>
    <w:rsid w:val="00D7543E"/>
    <w:rsid w:val="00D75CE6"/>
    <w:rsid w:val="00D772AD"/>
    <w:rsid w:val="00D7794B"/>
    <w:rsid w:val="00D811B2"/>
    <w:rsid w:val="00D8157E"/>
    <w:rsid w:val="00D81AAC"/>
    <w:rsid w:val="00D82FA8"/>
    <w:rsid w:val="00D83CC9"/>
    <w:rsid w:val="00D842C4"/>
    <w:rsid w:val="00D84469"/>
    <w:rsid w:val="00D85866"/>
    <w:rsid w:val="00D86027"/>
    <w:rsid w:val="00D86B1A"/>
    <w:rsid w:val="00D87B9B"/>
    <w:rsid w:val="00D907D8"/>
    <w:rsid w:val="00D90B49"/>
    <w:rsid w:val="00D90CD4"/>
    <w:rsid w:val="00D926E5"/>
    <w:rsid w:val="00D931AA"/>
    <w:rsid w:val="00D94B81"/>
    <w:rsid w:val="00D94BBC"/>
    <w:rsid w:val="00D94BE9"/>
    <w:rsid w:val="00D94CA1"/>
    <w:rsid w:val="00D95DAE"/>
    <w:rsid w:val="00D96DDD"/>
    <w:rsid w:val="00D979C7"/>
    <w:rsid w:val="00D97CA7"/>
    <w:rsid w:val="00DA18EF"/>
    <w:rsid w:val="00DA1C77"/>
    <w:rsid w:val="00DA2B1F"/>
    <w:rsid w:val="00DA2B66"/>
    <w:rsid w:val="00DA2E57"/>
    <w:rsid w:val="00DA2EE7"/>
    <w:rsid w:val="00DA3611"/>
    <w:rsid w:val="00DA3672"/>
    <w:rsid w:val="00DA47A3"/>
    <w:rsid w:val="00DA5598"/>
    <w:rsid w:val="00DB031C"/>
    <w:rsid w:val="00DB0891"/>
    <w:rsid w:val="00DB1350"/>
    <w:rsid w:val="00DB1C54"/>
    <w:rsid w:val="00DB2C31"/>
    <w:rsid w:val="00DB4F97"/>
    <w:rsid w:val="00DB5115"/>
    <w:rsid w:val="00DB6965"/>
    <w:rsid w:val="00DB6F70"/>
    <w:rsid w:val="00DB7385"/>
    <w:rsid w:val="00DC0128"/>
    <w:rsid w:val="00DC07EF"/>
    <w:rsid w:val="00DC164D"/>
    <w:rsid w:val="00DC16A2"/>
    <w:rsid w:val="00DC1758"/>
    <w:rsid w:val="00DC1A14"/>
    <w:rsid w:val="00DC1CE6"/>
    <w:rsid w:val="00DC24B3"/>
    <w:rsid w:val="00DC377F"/>
    <w:rsid w:val="00DC38E4"/>
    <w:rsid w:val="00DC53CC"/>
    <w:rsid w:val="00DC5A0E"/>
    <w:rsid w:val="00DC72A8"/>
    <w:rsid w:val="00DC7B2D"/>
    <w:rsid w:val="00DC7BDE"/>
    <w:rsid w:val="00DD0A8C"/>
    <w:rsid w:val="00DD20E2"/>
    <w:rsid w:val="00DD24F7"/>
    <w:rsid w:val="00DD2A7E"/>
    <w:rsid w:val="00DD2ABC"/>
    <w:rsid w:val="00DD2CA5"/>
    <w:rsid w:val="00DD3530"/>
    <w:rsid w:val="00DD353E"/>
    <w:rsid w:val="00DD4381"/>
    <w:rsid w:val="00DD4B9E"/>
    <w:rsid w:val="00DD5360"/>
    <w:rsid w:val="00DD5A93"/>
    <w:rsid w:val="00DD5F58"/>
    <w:rsid w:val="00DD7349"/>
    <w:rsid w:val="00DD7E74"/>
    <w:rsid w:val="00DE1766"/>
    <w:rsid w:val="00DE2085"/>
    <w:rsid w:val="00DE2346"/>
    <w:rsid w:val="00DE25BA"/>
    <w:rsid w:val="00DE284F"/>
    <w:rsid w:val="00DE36BF"/>
    <w:rsid w:val="00DE547F"/>
    <w:rsid w:val="00DE588B"/>
    <w:rsid w:val="00DE5C89"/>
    <w:rsid w:val="00DE776E"/>
    <w:rsid w:val="00DF0B58"/>
    <w:rsid w:val="00DF1620"/>
    <w:rsid w:val="00DF299F"/>
    <w:rsid w:val="00DF3E7F"/>
    <w:rsid w:val="00DF41B8"/>
    <w:rsid w:val="00DF4779"/>
    <w:rsid w:val="00DF66A9"/>
    <w:rsid w:val="00DF6729"/>
    <w:rsid w:val="00DF689E"/>
    <w:rsid w:val="00DF6C91"/>
    <w:rsid w:val="00DF78DE"/>
    <w:rsid w:val="00E00657"/>
    <w:rsid w:val="00E008CC"/>
    <w:rsid w:val="00E0294A"/>
    <w:rsid w:val="00E03006"/>
    <w:rsid w:val="00E03A90"/>
    <w:rsid w:val="00E04916"/>
    <w:rsid w:val="00E073C5"/>
    <w:rsid w:val="00E10FD9"/>
    <w:rsid w:val="00E112F2"/>
    <w:rsid w:val="00E1263B"/>
    <w:rsid w:val="00E12A3C"/>
    <w:rsid w:val="00E12BC3"/>
    <w:rsid w:val="00E13022"/>
    <w:rsid w:val="00E16B87"/>
    <w:rsid w:val="00E16BC4"/>
    <w:rsid w:val="00E17CA0"/>
    <w:rsid w:val="00E2096C"/>
    <w:rsid w:val="00E21674"/>
    <w:rsid w:val="00E220E0"/>
    <w:rsid w:val="00E22245"/>
    <w:rsid w:val="00E22462"/>
    <w:rsid w:val="00E224EA"/>
    <w:rsid w:val="00E229D2"/>
    <w:rsid w:val="00E23205"/>
    <w:rsid w:val="00E23219"/>
    <w:rsid w:val="00E23D26"/>
    <w:rsid w:val="00E251C7"/>
    <w:rsid w:val="00E270BD"/>
    <w:rsid w:val="00E31846"/>
    <w:rsid w:val="00E31E18"/>
    <w:rsid w:val="00E33049"/>
    <w:rsid w:val="00E3328C"/>
    <w:rsid w:val="00E33FA8"/>
    <w:rsid w:val="00E34E98"/>
    <w:rsid w:val="00E34EF8"/>
    <w:rsid w:val="00E40EF5"/>
    <w:rsid w:val="00E41BFD"/>
    <w:rsid w:val="00E41C7A"/>
    <w:rsid w:val="00E41EAA"/>
    <w:rsid w:val="00E422DD"/>
    <w:rsid w:val="00E43422"/>
    <w:rsid w:val="00E4540C"/>
    <w:rsid w:val="00E45449"/>
    <w:rsid w:val="00E46BD1"/>
    <w:rsid w:val="00E47B31"/>
    <w:rsid w:val="00E5002D"/>
    <w:rsid w:val="00E51235"/>
    <w:rsid w:val="00E52826"/>
    <w:rsid w:val="00E52B56"/>
    <w:rsid w:val="00E53091"/>
    <w:rsid w:val="00E540DA"/>
    <w:rsid w:val="00E549E2"/>
    <w:rsid w:val="00E55120"/>
    <w:rsid w:val="00E5584B"/>
    <w:rsid w:val="00E57B34"/>
    <w:rsid w:val="00E60356"/>
    <w:rsid w:val="00E6138A"/>
    <w:rsid w:val="00E615CF"/>
    <w:rsid w:val="00E6225E"/>
    <w:rsid w:val="00E6278C"/>
    <w:rsid w:val="00E6298E"/>
    <w:rsid w:val="00E62E0B"/>
    <w:rsid w:val="00E63810"/>
    <w:rsid w:val="00E63877"/>
    <w:rsid w:val="00E63CA3"/>
    <w:rsid w:val="00E65E43"/>
    <w:rsid w:val="00E667B0"/>
    <w:rsid w:val="00E6727A"/>
    <w:rsid w:val="00E67F08"/>
    <w:rsid w:val="00E709C5"/>
    <w:rsid w:val="00E71B0D"/>
    <w:rsid w:val="00E71D7A"/>
    <w:rsid w:val="00E723B9"/>
    <w:rsid w:val="00E72654"/>
    <w:rsid w:val="00E72F0F"/>
    <w:rsid w:val="00E73CD5"/>
    <w:rsid w:val="00E73F24"/>
    <w:rsid w:val="00E75BEB"/>
    <w:rsid w:val="00E761E6"/>
    <w:rsid w:val="00E7659E"/>
    <w:rsid w:val="00E767DE"/>
    <w:rsid w:val="00E76F4D"/>
    <w:rsid w:val="00E77429"/>
    <w:rsid w:val="00E77CF0"/>
    <w:rsid w:val="00E80032"/>
    <w:rsid w:val="00E82DF9"/>
    <w:rsid w:val="00E8392E"/>
    <w:rsid w:val="00E83B2A"/>
    <w:rsid w:val="00E84155"/>
    <w:rsid w:val="00E8418E"/>
    <w:rsid w:val="00E8444F"/>
    <w:rsid w:val="00E8615F"/>
    <w:rsid w:val="00E86586"/>
    <w:rsid w:val="00E87199"/>
    <w:rsid w:val="00E900F9"/>
    <w:rsid w:val="00E92905"/>
    <w:rsid w:val="00E949D7"/>
    <w:rsid w:val="00E95AB7"/>
    <w:rsid w:val="00E9609E"/>
    <w:rsid w:val="00E962CE"/>
    <w:rsid w:val="00E96817"/>
    <w:rsid w:val="00E97063"/>
    <w:rsid w:val="00E975A3"/>
    <w:rsid w:val="00EA1D1F"/>
    <w:rsid w:val="00EA44CB"/>
    <w:rsid w:val="00EA4FD6"/>
    <w:rsid w:val="00EA5683"/>
    <w:rsid w:val="00EA734B"/>
    <w:rsid w:val="00EA79D1"/>
    <w:rsid w:val="00EA7C61"/>
    <w:rsid w:val="00EB02BD"/>
    <w:rsid w:val="00EB07A5"/>
    <w:rsid w:val="00EB0CC2"/>
    <w:rsid w:val="00EB31F1"/>
    <w:rsid w:val="00EB3207"/>
    <w:rsid w:val="00EB519B"/>
    <w:rsid w:val="00EB5BFA"/>
    <w:rsid w:val="00EB5C90"/>
    <w:rsid w:val="00EB5E5E"/>
    <w:rsid w:val="00EB68E6"/>
    <w:rsid w:val="00EC04E0"/>
    <w:rsid w:val="00EC094E"/>
    <w:rsid w:val="00EC0A71"/>
    <w:rsid w:val="00EC1D13"/>
    <w:rsid w:val="00EC1DB4"/>
    <w:rsid w:val="00EC2616"/>
    <w:rsid w:val="00EC2827"/>
    <w:rsid w:val="00EC2AFA"/>
    <w:rsid w:val="00EC2D77"/>
    <w:rsid w:val="00EC2DD7"/>
    <w:rsid w:val="00EC45A0"/>
    <w:rsid w:val="00EC46D7"/>
    <w:rsid w:val="00EC63DF"/>
    <w:rsid w:val="00EC69F3"/>
    <w:rsid w:val="00EC6DAA"/>
    <w:rsid w:val="00EC73D8"/>
    <w:rsid w:val="00EC7AB8"/>
    <w:rsid w:val="00EC7B04"/>
    <w:rsid w:val="00ED0609"/>
    <w:rsid w:val="00ED32A2"/>
    <w:rsid w:val="00ED4B57"/>
    <w:rsid w:val="00ED5564"/>
    <w:rsid w:val="00ED6A16"/>
    <w:rsid w:val="00ED79CA"/>
    <w:rsid w:val="00ED7B92"/>
    <w:rsid w:val="00ED7C2D"/>
    <w:rsid w:val="00EE0412"/>
    <w:rsid w:val="00EE0BA6"/>
    <w:rsid w:val="00EE1F55"/>
    <w:rsid w:val="00EE49DA"/>
    <w:rsid w:val="00EE537B"/>
    <w:rsid w:val="00EE5DCB"/>
    <w:rsid w:val="00EE6349"/>
    <w:rsid w:val="00EE7309"/>
    <w:rsid w:val="00EE7861"/>
    <w:rsid w:val="00EE7A16"/>
    <w:rsid w:val="00EE7DCE"/>
    <w:rsid w:val="00EF0C9D"/>
    <w:rsid w:val="00EF2024"/>
    <w:rsid w:val="00EF2DC0"/>
    <w:rsid w:val="00EF49A3"/>
    <w:rsid w:val="00EF4B23"/>
    <w:rsid w:val="00EF4C79"/>
    <w:rsid w:val="00EF503E"/>
    <w:rsid w:val="00EF5665"/>
    <w:rsid w:val="00EF59D5"/>
    <w:rsid w:val="00EF6821"/>
    <w:rsid w:val="00EF709B"/>
    <w:rsid w:val="00EF7236"/>
    <w:rsid w:val="00EF744F"/>
    <w:rsid w:val="00F01466"/>
    <w:rsid w:val="00F0500E"/>
    <w:rsid w:val="00F061E2"/>
    <w:rsid w:val="00F0699F"/>
    <w:rsid w:val="00F0720C"/>
    <w:rsid w:val="00F1189B"/>
    <w:rsid w:val="00F12621"/>
    <w:rsid w:val="00F141A5"/>
    <w:rsid w:val="00F14B7A"/>
    <w:rsid w:val="00F16E13"/>
    <w:rsid w:val="00F23424"/>
    <w:rsid w:val="00F23EE0"/>
    <w:rsid w:val="00F24ABB"/>
    <w:rsid w:val="00F25CC8"/>
    <w:rsid w:val="00F27D3B"/>
    <w:rsid w:val="00F3031A"/>
    <w:rsid w:val="00F318D0"/>
    <w:rsid w:val="00F31BBB"/>
    <w:rsid w:val="00F3208A"/>
    <w:rsid w:val="00F32443"/>
    <w:rsid w:val="00F324E8"/>
    <w:rsid w:val="00F32B65"/>
    <w:rsid w:val="00F32D85"/>
    <w:rsid w:val="00F33219"/>
    <w:rsid w:val="00F36397"/>
    <w:rsid w:val="00F363A0"/>
    <w:rsid w:val="00F37BD1"/>
    <w:rsid w:val="00F41FA7"/>
    <w:rsid w:val="00F42302"/>
    <w:rsid w:val="00F432A0"/>
    <w:rsid w:val="00F43834"/>
    <w:rsid w:val="00F45D1B"/>
    <w:rsid w:val="00F4675D"/>
    <w:rsid w:val="00F5015E"/>
    <w:rsid w:val="00F505B9"/>
    <w:rsid w:val="00F50CAD"/>
    <w:rsid w:val="00F51490"/>
    <w:rsid w:val="00F5235E"/>
    <w:rsid w:val="00F52394"/>
    <w:rsid w:val="00F5647A"/>
    <w:rsid w:val="00F565CC"/>
    <w:rsid w:val="00F565EE"/>
    <w:rsid w:val="00F5786B"/>
    <w:rsid w:val="00F60575"/>
    <w:rsid w:val="00F60CBB"/>
    <w:rsid w:val="00F629F0"/>
    <w:rsid w:val="00F6359B"/>
    <w:rsid w:val="00F63F9D"/>
    <w:rsid w:val="00F64048"/>
    <w:rsid w:val="00F66BE5"/>
    <w:rsid w:val="00F66FFE"/>
    <w:rsid w:val="00F671F2"/>
    <w:rsid w:val="00F70F9E"/>
    <w:rsid w:val="00F71855"/>
    <w:rsid w:val="00F725EB"/>
    <w:rsid w:val="00F731C5"/>
    <w:rsid w:val="00F75EAE"/>
    <w:rsid w:val="00F761CC"/>
    <w:rsid w:val="00F76C4C"/>
    <w:rsid w:val="00F775A3"/>
    <w:rsid w:val="00F779F8"/>
    <w:rsid w:val="00F83DEA"/>
    <w:rsid w:val="00F84E95"/>
    <w:rsid w:val="00F85F51"/>
    <w:rsid w:val="00F85F82"/>
    <w:rsid w:val="00F90D4C"/>
    <w:rsid w:val="00F93921"/>
    <w:rsid w:val="00F93FE9"/>
    <w:rsid w:val="00F945C1"/>
    <w:rsid w:val="00F955DB"/>
    <w:rsid w:val="00F9566E"/>
    <w:rsid w:val="00F9636C"/>
    <w:rsid w:val="00F965B1"/>
    <w:rsid w:val="00F96A95"/>
    <w:rsid w:val="00F96E8F"/>
    <w:rsid w:val="00F97320"/>
    <w:rsid w:val="00F97645"/>
    <w:rsid w:val="00FA0176"/>
    <w:rsid w:val="00FA08A7"/>
    <w:rsid w:val="00FA0B4E"/>
    <w:rsid w:val="00FA3B3F"/>
    <w:rsid w:val="00FA3D06"/>
    <w:rsid w:val="00FA53BA"/>
    <w:rsid w:val="00FA5683"/>
    <w:rsid w:val="00FA647D"/>
    <w:rsid w:val="00FA7C08"/>
    <w:rsid w:val="00FB0BBF"/>
    <w:rsid w:val="00FB42AA"/>
    <w:rsid w:val="00FB486C"/>
    <w:rsid w:val="00FB517F"/>
    <w:rsid w:val="00FB57A3"/>
    <w:rsid w:val="00FB59E1"/>
    <w:rsid w:val="00FB66D1"/>
    <w:rsid w:val="00FC01D7"/>
    <w:rsid w:val="00FC025A"/>
    <w:rsid w:val="00FC030A"/>
    <w:rsid w:val="00FC0A58"/>
    <w:rsid w:val="00FC0BB3"/>
    <w:rsid w:val="00FC0FC3"/>
    <w:rsid w:val="00FC2198"/>
    <w:rsid w:val="00FC35A4"/>
    <w:rsid w:val="00FC4A4F"/>
    <w:rsid w:val="00FC5F67"/>
    <w:rsid w:val="00FC76A1"/>
    <w:rsid w:val="00FD04EF"/>
    <w:rsid w:val="00FD084F"/>
    <w:rsid w:val="00FD1309"/>
    <w:rsid w:val="00FD1A3E"/>
    <w:rsid w:val="00FD1C86"/>
    <w:rsid w:val="00FD2866"/>
    <w:rsid w:val="00FD3AC2"/>
    <w:rsid w:val="00FD7981"/>
    <w:rsid w:val="00FD7FF2"/>
    <w:rsid w:val="00FE1001"/>
    <w:rsid w:val="00FE10DD"/>
    <w:rsid w:val="00FE33E4"/>
    <w:rsid w:val="00FE39A5"/>
    <w:rsid w:val="00FE59A7"/>
    <w:rsid w:val="00FE63A7"/>
    <w:rsid w:val="00FE6867"/>
    <w:rsid w:val="00FE7913"/>
    <w:rsid w:val="00FF0123"/>
    <w:rsid w:val="00FF0690"/>
    <w:rsid w:val="00FF0D98"/>
    <w:rsid w:val="00FF1A35"/>
    <w:rsid w:val="00FF2138"/>
    <w:rsid w:val="00FF2880"/>
    <w:rsid w:val="00FF346A"/>
    <w:rsid w:val="00FF3B19"/>
    <w:rsid w:val="00FF63ED"/>
    <w:rsid w:val="00FF6EA5"/>
    <w:rsid w:val="00FF730E"/>
    <w:rsid w:val="00FF732E"/>
    <w:rsid w:val="00FF7B5C"/>
    <w:rsid w:val="00FF7BA2"/>
    <w:rsid w:val="00FF7BB5"/>
    <w:rsid w:val="00FF7D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57CEC7E"/>
  <w15:docId w15:val="{89F732DD-E708-4098-A653-236C1AF45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iPriority="99"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06782"/>
    <w:rPr>
      <w:sz w:val="24"/>
      <w:szCs w:val="24"/>
    </w:rPr>
  </w:style>
  <w:style w:type="paragraph" w:styleId="Heading1">
    <w:name w:val="heading 1"/>
    <w:basedOn w:val="Normal"/>
    <w:next w:val="Normal"/>
    <w:qFormat/>
    <w:rsid w:val="00C06782"/>
    <w:pPr>
      <w:keepNext/>
      <w:spacing w:line="287" w:lineRule="auto"/>
      <w:outlineLvl w:val="0"/>
    </w:pPr>
    <w:rPr>
      <w:b/>
      <w:sz w:val="20"/>
      <w:szCs w:val="20"/>
    </w:rPr>
  </w:style>
  <w:style w:type="paragraph" w:styleId="Heading2">
    <w:name w:val="heading 2"/>
    <w:basedOn w:val="Normal"/>
    <w:next w:val="Normal"/>
    <w:qFormat/>
    <w:rsid w:val="00C06782"/>
    <w:pPr>
      <w:keepNext/>
      <w:outlineLvl w:val="1"/>
    </w:pPr>
  </w:style>
  <w:style w:type="paragraph" w:styleId="Heading3">
    <w:name w:val="heading 3"/>
    <w:basedOn w:val="Normal"/>
    <w:next w:val="Normal"/>
    <w:qFormat/>
    <w:rsid w:val="00C06782"/>
    <w:pPr>
      <w:keepNext/>
      <w:spacing w:before="120"/>
      <w:outlineLvl w:val="2"/>
    </w:pPr>
    <w:rPr>
      <w:b/>
      <w:bCs/>
    </w:rPr>
  </w:style>
  <w:style w:type="paragraph" w:styleId="Heading4">
    <w:name w:val="heading 4"/>
    <w:basedOn w:val="Normal"/>
    <w:next w:val="Normal"/>
    <w:qFormat/>
    <w:rsid w:val="00C06782"/>
    <w:pPr>
      <w:keepNext/>
      <w:widowControl w:val="0"/>
      <w:tabs>
        <w:tab w:val="right" w:pos="6480"/>
        <w:tab w:val="right" w:pos="6855"/>
        <w:tab w:val="left" w:pos="6945"/>
        <w:tab w:val="left" w:pos="7035"/>
      </w:tabs>
      <w:autoSpaceDE w:val="0"/>
      <w:autoSpaceDN w:val="0"/>
      <w:adjustRightInd w:val="0"/>
      <w:spacing w:before="116"/>
      <w:outlineLvl w:val="3"/>
    </w:pPr>
    <w:rPr>
      <w:b/>
      <w:bCs/>
      <w:color w:val="000000"/>
    </w:rPr>
  </w:style>
  <w:style w:type="paragraph" w:styleId="Heading5">
    <w:name w:val="heading 5"/>
    <w:basedOn w:val="Normal"/>
    <w:next w:val="Normal"/>
    <w:qFormat/>
    <w:rsid w:val="00C06782"/>
    <w:pPr>
      <w:keepNext/>
      <w:spacing w:before="120"/>
      <w:ind w:left="360"/>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C06782"/>
    <w:pPr>
      <w:tabs>
        <w:tab w:val="center" w:pos="4320"/>
        <w:tab w:val="right" w:pos="8640"/>
      </w:tabs>
    </w:pPr>
    <w:rPr>
      <w:sz w:val="20"/>
      <w:szCs w:val="20"/>
    </w:rPr>
  </w:style>
  <w:style w:type="character" w:styleId="PageNumber">
    <w:name w:val="page number"/>
    <w:basedOn w:val="DefaultParagraphFont"/>
    <w:rsid w:val="00C06782"/>
  </w:style>
  <w:style w:type="paragraph" w:styleId="Footer">
    <w:name w:val="footer"/>
    <w:basedOn w:val="Normal"/>
    <w:link w:val="FooterChar"/>
    <w:rsid w:val="00C06782"/>
    <w:pPr>
      <w:tabs>
        <w:tab w:val="center" w:pos="4320"/>
        <w:tab w:val="right" w:pos="8640"/>
      </w:tabs>
    </w:pPr>
    <w:rPr>
      <w:sz w:val="20"/>
      <w:szCs w:val="20"/>
    </w:rPr>
  </w:style>
  <w:style w:type="paragraph" w:styleId="Title">
    <w:name w:val="Title"/>
    <w:basedOn w:val="Normal"/>
    <w:qFormat/>
    <w:rsid w:val="00C06782"/>
    <w:pPr>
      <w:spacing w:before="60"/>
      <w:jc w:val="center"/>
    </w:pPr>
    <w:rPr>
      <w:b/>
      <w:bCs/>
      <w:sz w:val="28"/>
    </w:rPr>
  </w:style>
  <w:style w:type="paragraph" w:styleId="BodyText">
    <w:name w:val="Body Text"/>
    <w:basedOn w:val="Normal"/>
    <w:rsid w:val="00C06782"/>
    <w:pPr>
      <w:widowControl w:val="0"/>
      <w:tabs>
        <w:tab w:val="left" w:pos="90"/>
        <w:tab w:val="left" w:pos="1545"/>
      </w:tabs>
      <w:autoSpaceDE w:val="0"/>
      <w:autoSpaceDN w:val="0"/>
      <w:adjustRightInd w:val="0"/>
      <w:spacing w:before="29"/>
    </w:pPr>
    <w:rPr>
      <w:rFonts w:cs="Courier New"/>
      <w:sz w:val="20"/>
    </w:rPr>
  </w:style>
  <w:style w:type="paragraph" w:styleId="BalloonText">
    <w:name w:val="Balloon Text"/>
    <w:basedOn w:val="Normal"/>
    <w:semiHidden/>
    <w:rsid w:val="004975FF"/>
    <w:rPr>
      <w:rFonts w:ascii="Tahoma" w:hAnsi="Tahoma" w:cs="Tahoma"/>
      <w:sz w:val="16"/>
      <w:szCs w:val="16"/>
    </w:rPr>
  </w:style>
  <w:style w:type="paragraph" w:styleId="BodyText2">
    <w:name w:val="Body Text 2"/>
    <w:basedOn w:val="Normal"/>
    <w:rsid w:val="00736630"/>
    <w:pPr>
      <w:jc w:val="center"/>
    </w:pPr>
    <w:rPr>
      <w:b/>
      <w:bCs/>
      <w:sz w:val="28"/>
    </w:rPr>
  </w:style>
  <w:style w:type="paragraph" w:styleId="FootnoteText">
    <w:name w:val="footnote text"/>
    <w:basedOn w:val="Normal"/>
    <w:link w:val="FootnoteTextChar"/>
    <w:semiHidden/>
    <w:rsid w:val="00736630"/>
    <w:pPr>
      <w:widowControl w:val="0"/>
      <w:snapToGrid w:val="0"/>
    </w:pPr>
    <w:rPr>
      <w:rFonts w:ascii="Courier New" w:hAnsi="Courier New"/>
      <w:sz w:val="20"/>
      <w:szCs w:val="20"/>
    </w:rPr>
  </w:style>
  <w:style w:type="paragraph" w:styleId="BodyTextIndent2">
    <w:name w:val="Body Text Indent 2"/>
    <w:basedOn w:val="Normal"/>
    <w:rsid w:val="00736630"/>
    <w:pPr>
      <w:ind w:firstLine="720"/>
    </w:pPr>
    <w:rPr>
      <w:rFonts w:ascii="Courier New" w:hAnsi="Courier New"/>
    </w:rPr>
  </w:style>
  <w:style w:type="paragraph" w:styleId="BodyTextIndent">
    <w:name w:val="Body Text Indent"/>
    <w:basedOn w:val="Normal"/>
    <w:rsid w:val="00736630"/>
    <w:pPr>
      <w:widowControl w:val="0"/>
      <w:snapToGrid w:val="0"/>
      <w:ind w:firstLine="720"/>
    </w:pPr>
    <w:rPr>
      <w:rFonts w:ascii="Courier New" w:hAnsi="Courier New"/>
      <w:sz w:val="20"/>
      <w:szCs w:val="20"/>
    </w:rPr>
  </w:style>
  <w:style w:type="character" w:styleId="Hyperlink">
    <w:name w:val="Hyperlink"/>
    <w:basedOn w:val="DefaultParagraphFont"/>
    <w:rsid w:val="00736630"/>
    <w:rPr>
      <w:color w:val="0000FF"/>
      <w:u w:val="single"/>
    </w:rPr>
  </w:style>
  <w:style w:type="paragraph" w:styleId="PlainText">
    <w:name w:val="Plain Text"/>
    <w:basedOn w:val="Normal"/>
    <w:link w:val="PlainTextChar"/>
    <w:uiPriority w:val="99"/>
    <w:rsid w:val="00736630"/>
    <w:rPr>
      <w:rFonts w:ascii="Courier New" w:hAnsi="Courier New" w:cs="Courier New"/>
      <w:sz w:val="20"/>
      <w:szCs w:val="20"/>
    </w:rPr>
  </w:style>
  <w:style w:type="paragraph" w:styleId="NormalWeb">
    <w:name w:val="Normal (Web)"/>
    <w:basedOn w:val="Normal"/>
    <w:uiPriority w:val="99"/>
    <w:rsid w:val="002A7225"/>
    <w:pPr>
      <w:spacing w:before="100" w:beforeAutospacing="1" w:after="100" w:afterAutospacing="1"/>
    </w:pPr>
  </w:style>
  <w:style w:type="numbering" w:styleId="111111">
    <w:name w:val="Outline List 2"/>
    <w:basedOn w:val="NoList"/>
    <w:rsid w:val="00713EAD"/>
    <w:pPr>
      <w:numPr>
        <w:numId w:val="2"/>
      </w:numPr>
    </w:pPr>
  </w:style>
  <w:style w:type="character" w:styleId="FollowedHyperlink">
    <w:name w:val="FollowedHyperlink"/>
    <w:basedOn w:val="DefaultParagraphFont"/>
    <w:rsid w:val="0036116C"/>
    <w:rPr>
      <w:color w:val="800080"/>
      <w:u w:val="single"/>
    </w:rPr>
  </w:style>
  <w:style w:type="paragraph" w:styleId="ListParagraph">
    <w:name w:val="List Paragraph"/>
    <w:basedOn w:val="Normal"/>
    <w:uiPriority w:val="34"/>
    <w:qFormat/>
    <w:rsid w:val="00D07A1E"/>
    <w:pPr>
      <w:ind w:left="720"/>
      <w:contextualSpacing/>
    </w:pPr>
  </w:style>
  <w:style w:type="character" w:customStyle="1" w:styleId="PlainTextChar">
    <w:name w:val="Plain Text Char"/>
    <w:basedOn w:val="DefaultParagraphFont"/>
    <w:link w:val="PlainText"/>
    <w:uiPriority w:val="99"/>
    <w:rsid w:val="00710330"/>
    <w:rPr>
      <w:rFonts w:ascii="Courier New" w:hAnsi="Courier New" w:cs="Courier New"/>
    </w:rPr>
  </w:style>
  <w:style w:type="character" w:customStyle="1" w:styleId="HeaderChar">
    <w:name w:val="Header Char"/>
    <w:basedOn w:val="DefaultParagraphFont"/>
    <w:link w:val="Header"/>
    <w:rsid w:val="007C4BFE"/>
  </w:style>
  <w:style w:type="character" w:customStyle="1" w:styleId="FooterChar">
    <w:name w:val="Footer Char"/>
    <w:basedOn w:val="DefaultParagraphFont"/>
    <w:link w:val="Footer"/>
    <w:rsid w:val="007C4BFE"/>
  </w:style>
  <w:style w:type="paragraph" w:styleId="Caption">
    <w:name w:val="caption"/>
    <w:basedOn w:val="Normal"/>
    <w:next w:val="Normal"/>
    <w:qFormat/>
    <w:rsid w:val="007C4BFE"/>
    <w:pPr>
      <w:framePr w:w="8016" w:h="13680" w:vSpace="240" w:wrap="auto" w:hAnchor="page" w:x="3313" w:y="1"/>
      <w:pBdr>
        <w:top w:val="single" w:sz="6" w:space="0" w:color="FFFFFF"/>
        <w:left w:val="single" w:sz="6" w:space="0" w:color="FFFFFF"/>
        <w:bottom w:val="single" w:sz="6" w:space="0" w:color="FFFFFF"/>
        <w:right w:val="single" w:sz="6" w:space="0" w:color="FFFFFF"/>
      </w:pBdr>
      <w:tabs>
        <w:tab w:val="center" w:pos="3768"/>
      </w:tabs>
      <w:snapToGrid w:val="0"/>
      <w:jc w:val="center"/>
    </w:pPr>
    <w:rPr>
      <w:rFonts w:ascii="Arial" w:hAnsi="Arial"/>
      <w:b/>
      <w:sz w:val="36"/>
      <w:szCs w:val="20"/>
    </w:rPr>
  </w:style>
  <w:style w:type="paragraph" w:customStyle="1" w:styleId="Normal12ptARIAL">
    <w:name w:val="Normal 12 pt. ARIAL"/>
    <w:basedOn w:val="Normal"/>
    <w:rsid w:val="007C4BFE"/>
    <w:pPr>
      <w:widowControl w:val="0"/>
      <w:tabs>
        <w:tab w:val="center" w:pos="4680"/>
      </w:tabs>
      <w:snapToGrid w:val="0"/>
    </w:pPr>
    <w:rPr>
      <w:rFonts w:ascii="Arial" w:hAnsi="Arial"/>
      <w:b/>
      <w:szCs w:val="20"/>
    </w:rPr>
  </w:style>
  <w:style w:type="character" w:styleId="Emphasis">
    <w:name w:val="Emphasis"/>
    <w:basedOn w:val="DefaultParagraphFont"/>
    <w:uiPriority w:val="20"/>
    <w:qFormat/>
    <w:rsid w:val="00B72DB8"/>
    <w:rPr>
      <w:b/>
      <w:bCs/>
      <w:i w:val="0"/>
      <w:iCs w:val="0"/>
    </w:rPr>
  </w:style>
  <w:style w:type="character" w:customStyle="1" w:styleId="st">
    <w:name w:val="st"/>
    <w:basedOn w:val="DefaultParagraphFont"/>
    <w:rsid w:val="00B72DB8"/>
  </w:style>
  <w:style w:type="character" w:styleId="CommentReference">
    <w:name w:val="annotation reference"/>
    <w:basedOn w:val="DefaultParagraphFont"/>
    <w:rsid w:val="00D625E7"/>
    <w:rPr>
      <w:sz w:val="16"/>
      <w:szCs w:val="16"/>
    </w:rPr>
  </w:style>
  <w:style w:type="paragraph" w:styleId="CommentText">
    <w:name w:val="annotation text"/>
    <w:basedOn w:val="Normal"/>
    <w:link w:val="CommentTextChar"/>
    <w:rsid w:val="00D625E7"/>
    <w:rPr>
      <w:sz w:val="20"/>
      <w:szCs w:val="20"/>
    </w:rPr>
  </w:style>
  <w:style w:type="character" w:customStyle="1" w:styleId="CommentTextChar">
    <w:name w:val="Comment Text Char"/>
    <w:basedOn w:val="DefaultParagraphFont"/>
    <w:link w:val="CommentText"/>
    <w:rsid w:val="00D625E7"/>
  </w:style>
  <w:style w:type="paragraph" w:styleId="CommentSubject">
    <w:name w:val="annotation subject"/>
    <w:basedOn w:val="CommentText"/>
    <w:next w:val="CommentText"/>
    <w:link w:val="CommentSubjectChar"/>
    <w:uiPriority w:val="99"/>
    <w:rsid w:val="00D625E7"/>
    <w:rPr>
      <w:b/>
      <w:bCs/>
    </w:rPr>
  </w:style>
  <w:style w:type="character" w:customStyle="1" w:styleId="CommentSubjectChar">
    <w:name w:val="Comment Subject Char"/>
    <w:basedOn w:val="CommentTextChar"/>
    <w:link w:val="CommentSubject"/>
    <w:uiPriority w:val="99"/>
    <w:rsid w:val="00D625E7"/>
    <w:rPr>
      <w:b/>
      <w:bCs/>
    </w:rPr>
  </w:style>
  <w:style w:type="table" w:styleId="TableGrid">
    <w:name w:val="Table Grid"/>
    <w:basedOn w:val="TableNormal"/>
    <w:uiPriority w:val="59"/>
    <w:rsid w:val="00EB5E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rsid w:val="007404E9"/>
  </w:style>
  <w:style w:type="character" w:customStyle="1" w:styleId="FootnoteTextChar">
    <w:name w:val="Footnote Text Char"/>
    <w:basedOn w:val="DefaultParagraphFont"/>
    <w:link w:val="FootnoteText"/>
    <w:semiHidden/>
    <w:rsid w:val="001D72F8"/>
    <w:rPr>
      <w:rFonts w:ascii="Courier New" w:hAnsi="Courier New"/>
    </w:rPr>
  </w:style>
  <w:style w:type="paragraph" w:customStyle="1" w:styleId="Default">
    <w:name w:val="Default"/>
    <w:rsid w:val="00024280"/>
    <w:pPr>
      <w:autoSpaceDE w:val="0"/>
      <w:autoSpaceDN w:val="0"/>
      <w:adjustRightInd w:val="0"/>
    </w:pPr>
    <w:rPr>
      <w:rFonts w:ascii="Arial" w:hAnsi="Arial" w:cs="Arial"/>
      <w:color w:val="000000"/>
      <w:sz w:val="24"/>
      <w:szCs w:val="24"/>
    </w:rPr>
  </w:style>
  <w:style w:type="paragraph" w:styleId="BodyText3">
    <w:name w:val="Body Text 3"/>
    <w:basedOn w:val="Normal"/>
    <w:link w:val="BodyText3Char"/>
    <w:uiPriority w:val="99"/>
    <w:unhideWhenUsed/>
    <w:rsid w:val="00024280"/>
    <w:pPr>
      <w:spacing w:after="120"/>
    </w:pPr>
    <w:rPr>
      <w:sz w:val="16"/>
      <w:szCs w:val="16"/>
    </w:rPr>
  </w:style>
  <w:style w:type="character" w:customStyle="1" w:styleId="BodyText3Char">
    <w:name w:val="Body Text 3 Char"/>
    <w:basedOn w:val="DefaultParagraphFont"/>
    <w:link w:val="BodyText3"/>
    <w:uiPriority w:val="99"/>
    <w:rsid w:val="00024280"/>
    <w:rPr>
      <w:sz w:val="16"/>
      <w:szCs w:val="16"/>
    </w:rPr>
  </w:style>
  <w:style w:type="paragraph" w:styleId="NoSpacing">
    <w:name w:val="No Spacing"/>
    <w:qFormat/>
    <w:rsid w:val="007949D0"/>
    <w:rPr>
      <w:rFonts w:ascii="Calibri" w:eastAsia="Calibri" w:hAnsi="Calibri"/>
      <w:sz w:val="22"/>
      <w:szCs w:val="22"/>
    </w:rPr>
  </w:style>
  <w:style w:type="paragraph" w:styleId="Revision">
    <w:name w:val="Revision"/>
    <w:hidden/>
    <w:uiPriority w:val="99"/>
    <w:semiHidden/>
    <w:rsid w:val="009D1779"/>
    <w:rPr>
      <w:sz w:val="24"/>
      <w:szCs w:val="24"/>
    </w:rPr>
  </w:style>
  <w:style w:type="character" w:styleId="Strong">
    <w:name w:val="Strong"/>
    <w:basedOn w:val="DefaultParagraphFont"/>
    <w:uiPriority w:val="22"/>
    <w:qFormat/>
    <w:rsid w:val="004F4252"/>
    <w:rPr>
      <w:b/>
      <w:bCs/>
    </w:rPr>
  </w:style>
  <w:style w:type="character" w:customStyle="1" w:styleId="apple-converted-space">
    <w:name w:val="apple-converted-space"/>
    <w:basedOn w:val="DefaultParagraphFont"/>
    <w:rsid w:val="00C855B4"/>
  </w:style>
  <w:style w:type="character" w:customStyle="1" w:styleId="st1">
    <w:name w:val="st1"/>
    <w:basedOn w:val="DefaultParagraphFont"/>
    <w:rsid w:val="00172BF9"/>
  </w:style>
  <w:style w:type="paragraph" w:customStyle="1" w:styleId="BodyTextKeep">
    <w:name w:val="Body Text Keep"/>
    <w:basedOn w:val="BodyText"/>
    <w:rsid w:val="00D86B1A"/>
    <w:pPr>
      <w:keepNext/>
      <w:widowControl/>
      <w:tabs>
        <w:tab w:val="clear" w:pos="90"/>
        <w:tab w:val="clear" w:pos="1545"/>
      </w:tabs>
      <w:autoSpaceDE/>
      <w:autoSpaceDN/>
      <w:adjustRightInd/>
      <w:spacing w:before="0" w:after="120"/>
      <w:ind w:left="720"/>
    </w:pPr>
    <w:rPr>
      <w:rFonts w:ascii="Arial" w:hAnsi="Arial" w:cs="Times New Roman"/>
      <w:sz w:val="22"/>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665976">
      <w:bodyDiv w:val="1"/>
      <w:marLeft w:val="0"/>
      <w:marRight w:val="0"/>
      <w:marTop w:val="0"/>
      <w:marBottom w:val="0"/>
      <w:divBdr>
        <w:top w:val="none" w:sz="0" w:space="0" w:color="auto"/>
        <w:left w:val="none" w:sz="0" w:space="0" w:color="auto"/>
        <w:bottom w:val="none" w:sz="0" w:space="0" w:color="auto"/>
        <w:right w:val="none" w:sz="0" w:space="0" w:color="auto"/>
      </w:divBdr>
      <w:divsChild>
        <w:div w:id="1909462978">
          <w:marLeft w:val="893"/>
          <w:marRight w:val="0"/>
          <w:marTop w:val="0"/>
          <w:marBottom w:val="120"/>
          <w:divBdr>
            <w:top w:val="none" w:sz="0" w:space="0" w:color="auto"/>
            <w:left w:val="none" w:sz="0" w:space="0" w:color="auto"/>
            <w:bottom w:val="none" w:sz="0" w:space="0" w:color="auto"/>
            <w:right w:val="none" w:sz="0" w:space="0" w:color="auto"/>
          </w:divBdr>
        </w:div>
      </w:divsChild>
    </w:div>
    <w:div w:id="128016881">
      <w:bodyDiv w:val="1"/>
      <w:marLeft w:val="0"/>
      <w:marRight w:val="0"/>
      <w:marTop w:val="0"/>
      <w:marBottom w:val="0"/>
      <w:divBdr>
        <w:top w:val="none" w:sz="0" w:space="0" w:color="auto"/>
        <w:left w:val="none" w:sz="0" w:space="0" w:color="auto"/>
        <w:bottom w:val="none" w:sz="0" w:space="0" w:color="auto"/>
        <w:right w:val="none" w:sz="0" w:space="0" w:color="auto"/>
      </w:divBdr>
    </w:div>
    <w:div w:id="162428825">
      <w:bodyDiv w:val="1"/>
      <w:marLeft w:val="0"/>
      <w:marRight w:val="0"/>
      <w:marTop w:val="0"/>
      <w:marBottom w:val="0"/>
      <w:divBdr>
        <w:top w:val="none" w:sz="0" w:space="0" w:color="auto"/>
        <w:left w:val="none" w:sz="0" w:space="0" w:color="auto"/>
        <w:bottom w:val="none" w:sz="0" w:space="0" w:color="auto"/>
        <w:right w:val="none" w:sz="0" w:space="0" w:color="auto"/>
      </w:divBdr>
      <w:divsChild>
        <w:div w:id="244535135">
          <w:marLeft w:val="1613"/>
          <w:marRight w:val="0"/>
          <w:marTop w:val="0"/>
          <w:marBottom w:val="120"/>
          <w:divBdr>
            <w:top w:val="none" w:sz="0" w:space="0" w:color="auto"/>
            <w:left w:val="none" w:sz="0" w:space="0" w:color="auto"/>
            <w:bottom w:val="none" w:sz="0" w:space="0" w:color="auto"/>
            <w:right w:val="none" w:sz="0" w:space="0" w:color="auto"/>
          </w:divBdr>
        </w:div>
      </w:divsChild>
    </w:div>
    <w:div w:id="179777466">
      <w:bodyDiv w:val="1"/>
      <w:marLeft w:val="0"/>
      <w:marRight w:val="0"/>
      <w:marTop w:val="0"/>
      <w:marBottom w:val="0"/>
      <w:divBdr>
        <w:top w:val="none" w:sz="0" w:space="0" w:color="auto"/>
        <w:left w:val="none" w:sz="0" w:space="0" w:color="auto"/>
        <w:bottom w:val="none" w:sz="0" w:space="0" w:color="auto"/>
        <w:right w:val="none" w:sz="0" w:space="0" w:color="auto"/>
      </w:divBdr>
    </w:div>
    <w:div w:id="298654578">
      <w:bodyDiv w:val="1"/>
      <w:marLeft w:val="0"/>
      <w:marRight w:val="0"/>
      <w:marTop w:val="0"/>
      <w:marBottom w:val="0"/>
      <w:divBdr>
        <w:top w:val="none" w:sz="0" w:space="0" w:color="auto"/>
        <w:left w:val="none" w:sz="0" w:space="0" w:color="auto"/>
        <w:bottom w:val="none" w:sz="0" w:space="0" w:color="auto"/>
        <w:right w:val="none" w:sz="0" w:space="0" w:color="auto"/>
      </w:divBdr>
      <w:divsChild>
        <w:div w:id="21637914">
          <w:marLeft w:val="893"/>
          <w:marRight w:val="0"/>
          <w:marTop w:val="0"/>
          <w:marBottom w:val="0"/>
          <w:divBdr>
            <w:top w:val="none" w:sz="0" w:space="0" w:color="auto"/>
            <w:left w:val="none" w:sz="0" w:space="0" w:color="auto"/>
            <w:bottom w:val="none" w:sz="0" w:space="0" w:color="auto"/>
            <w:right w:val="none" w:sz="0" w:space="0" w:color="auto"/>
          </w:divBdr>
        </w:div>
      </w:divsChild>
    </w:div>
    <w:div w:id="312874451">
      <w:bodyDiv w:val="1"/>
      <w:marLeft w:val="0"/>
      <w:marRight w:val="0"/>
      <w:marTop w:val="0"/>
      <w:marBottom w:val="0"/>
      <w:divBdr>
        <w:top w:val="none" w:sz="0" w:space="0" w:color="auto"/>
        <w:left w:val="none" w:sz="0" w:space="0" w:color="auto"/>
        <w:bottom w:val="none" w:sz="0" w:space="0" w:color="auto"/>
        <w:right w:val="none" w:sz="0" w:space="0" w:color="auto"/>
      </w:divBdr>
    </w:div>
    <w:div w:id="323558854">
      <w:bodyDiv w:val="1"/>
      <w:marLeft w:val="0"/>
      <w:marRight w:val="0"/>
      <w:marTop w:val="0"/>
      <w:marBottom w:val="0"/>
      <w:divBdr>
        <w:top w:val="none" w:sz="0" w:space="0" w:color="auto"/>
        <w:left w:val="none" w:sz="0" w:space="0" w:color="auto"/>
        <w:bottom w:val="none" w:sz="0" w:space="0" w:color="auto"/>
        <w:right w:val="none" w:sz="0" w:space="0" w:color="auto"/>
      </w:divBdr>
      <w:divsChild>
        <w:div w:id="196740220">
          <w:marLeft w:val="374"/>
          <w:marRight w:val="0"/>
          <w:marTop w:val="202"/>
          <w:marBottom w:val="0"/>
          <w:divBdr>
            <w:top w:val="none" w:sz="0" w:space="0" w:color="auto"/>
            <w:left w:val="none" w:sz="0" w:space="0" w:color="auto"/>
            <w:bottom w:val="none" w:sz="0" w:space="0" w:color="auto"/>
            <w:right w:val="none" w:sz="0" w:space="0" w:color="auto"/>
          </w:divBdr>
        </w:div>
      </w:divsChild>
    </w:div>
    <w:div w:id="350107917">
      <w:bodyDiv w:val="1"/>
      <w:marLeft w:val="0"/>
      <w:marRight w:val="0"/>
      <w:marTop w:val="0"/>
      <w:marBottom w:val="0"/>
      <w:divBdr>
        <w:top w:val="none" w:sz="0" w:space="0" w:color="auto"/>
        <w:left w:val="none" w:sz="0" w:space="0" w:color="auto"/>
        <w:bottom w:val="none" w:sz="0" w:space="0" w:color="auto"/>
        <w:right w:val="none" w:sz="0" w:space="0" w:color="auto"/>
      </w:divBdr>
      <w:divsChild>
        <w:div w:id="1038242565">
          <w:marLeft w:val="173"/>
          <w:marRight w:val="0"/>
          <w:marTop w:val="0"/>
          <w:marBottom w:val="0"/>
          <w:divBdr>
            <w:top w:val="none" w:sz="0" w:space="0" w:color="auto"/>
            <w:left w:val="none" w:sz="0" w:space="0" w:color="auto"/>
            <w:bottom w:val="none" w:sz="0" w:space="0" w:color="auto"/>
            <w:right w:val="none" w:sz="0" w:space="0" w:color="auto"/>
          </w:divBdr>
        </w:div>
        <w:div w:id="1647540054">
          <w:marLeft w:val="173"/>
          <w:marRight w:val="0"/>
          <w:marTop w:val="0"/>
          <w:marBottom w:val="0"/>
          <w:divBdr>
            <w:top w:val="none" w:sz="0" w:space="0" w:color="auto"/>
            <w:left w:val="none" w:sz="0" w:space="0" w:color="auto"/>
            <w:bottom w:val="none" w:sz="0" w:space="0" w:color="auto"/>
            <w:right w:val="none" w:sz="0" w:space="0" w:color="auto"/>
          </w:divBdr>
        </w:div>
      </w:divsChild>
    </w:div>
    <w:div w:id="406464947">
      <w:bodyDiv w:val="1"/>
      <w:marLeft w:val="0"/>
      <w:marRight w:val="0"/>
      <w:marTop w:val="0"/>
      <w:marBottom w:val="0"/>
      <w:divBdr>
        <w:top w:val="none" w:sz="0" w:space="0" w:color="auto"/>
        <w:left w:val="none" w:sz="0" w:space="0" w:color="auto"/>
        <w:bottom w:val="none" w:sz="0" w:space="0" w:color="auto"/>
        <w:right w:val="none" w:sz="0" w:space="0" w:color="auto"/>
      </w:divBdr>
    </w:div>
    <w:div w:id="414595626">
      <w:bodyDiv w:val="1"/>
      <w:marLeft w:val="0"/>
      <w:marRight w:val="0"/>
      <w:marTop w:val="0"/>
      <w:marBottom w:val="0"/>
      <w:divBdr>
        <w:top w:val="none" w:sz="0" w:space="0" w:color="auto"/>
        <w:left w:val="none" w:sz="0" w:space="0" w:color="auto"/>
        <w:bottom w:val="none" w:sz="0" w:space="0" w:color="auto"/>
        <w:right w:val="none" w:sz="0" w:space="0" w:color="auto"/>
      </w:divBdr>
    </w:div>
    <w:div w:id="434374354">
      <w:bodyDiv w:val="1"/>
      <w:marLeft w:val="0"/>
      <w:marRight w:val="0"/>
      <w:marTop w:val="0"/>
      <w:marBottom w:val="0"/>
      <w:divBdr>
        <w:top w:val="none" w:sz="0" w:space="0" w:color="auto"/>
        <w:left w:val="none" w:sz="0" w:space="0" w:color="auto"/>
        <w:bottom w:val="none" w:sz="0" w:space="0" w:color="auto"/>
        <w:right w:val="none" w:sz="0" w:space="0" w:color="auto"/>
      </w:divBdr>
      <w:divsChild>
        <w:div w:id="1574703158">
          <w:marLeft w:val="173"/>
          <w:marRight w:val="0"/>
          <w:marTop w:val="0"/>
          <w:marBottom w:val="0"/>
          <w:divBdr>
            <w:top w:val="none" w:sz="0" w:space="0" w:color="auto"/>
            <w:left w:val="none" w:sz="0" w:space="0" w:color="auto"/>
            <w:bottom w:val="none" w:sz="0" w:space="0" w:color="auto"/>
            <w:right w:val="none" w:sz="0" w:space="0" w:color="auto"/>
          </w:divBdr>
        </w:div>
        <w:div w:id="1987465282">
          <w:marLeft w:val="173"/>
          <w:marRight w:val="0"/>
          <w:marTop w:val="0"/>
          <w:marBottom w:val="0"/>
          <w:divBdr>
            <w:top w:val="none" w:sz="0" w:space="0" w:color="auto"/>
            <w:left w:val="none" w:sz="0" w:space="0" w:color="auto"/>
            <w:bottom w:val="none" w:sz="0" w:space="0" w:color="auto"/>
            <w:right w:val="none" w:sz="0" w:space="0" w:color="auto"/>
          </w:divBdr>
        </w:div>
      </w:divsChild>
    </w:div>
    <w:div w:id="454912674">
      <w:bodyDiv w:val="1"/>
      <w:marLeft w:val="0"/>
      <w:marRight w:val="0"/>
      <w:marTop w:val="0"/>
      <w:marBottom w:val="0"/>
      <w:divBdr>
        <w:top w:val="none" w:sz="0" w:space="0" w:color="auto"/>
        <w:left w:val="none" w:sz="0" w:space="0" w:color="auto"/>
        <w:bottom w:val="none" w:sz="0" w:space="0" w:color="auto"/>
        <w:right w:val="none" w:sz="0" w:space="0" w:color="auto"/>
      </w:divBdr>
    </w:div>
    <w:div w:id="497621250">
      <w:bodyDiv w:val="1"/>
      <w:marLeft w:val="0"/>
      <w:marRight w:val="0"/>
      <w:marTop w:val="0"/>
      <w:marBottom w:val="0"/>
      <w:divBdr>
        <w:top w:val="none" w:sz="0" w:space="0" w:color="auto"/>
        <w:left w:val="none" w:sz="0" w:space="0" w:color="auto"/>
        <w:bottom w:val="none" w:sz="0" w:space="0" w:color="auto"/>
        <w:right w:val="none" w:sz="0" w:space="0" w:color="auto"/>
      </w:divBdr>
    </w:div>
    <w:div w:id="529874954">
      <w:bodyDiv w:val="1"/>
      <w:marLeft w:val="0"/>
      <w:marRight w:val="0"/>
      <w:marTop w:val="0"/>
      <w:marBottom w:val="0"/>
      <w:divBdr>
        <w:top w:val="none" w:sz="0" w:space="0" w:color="auto"/>
        <w:left w:val="none" w:sz="0" w:space="0" w:color="auto"/>
        <w:bottom w:val="none" w:sz="0" w:space="0" w:color="auto"/>
        <w:right w:val="none" w:sz="0" w:space="0" w:color="auto"/>
      </w:divBdr>
    </w:div>
    <w:div w:id="533233300">
      <w:bodyDiv w:val="1"/>
      <w:marLeft w:val="0"/>
      <w:marRight w:val="0"/>
      <w:marTop w:val="0"/>
      <w:marBottom w:val="0"/>
      <w:divBdr>
        <w:top w:val="none" w:sz="0" w:space="0" w:color="auto"/>
        <w:left w:val="none" w:sz="0" w:space="0" w:color="auto"/>
        <w:bottom w:val="none" w:sz="0" w:space="0" w:color="auto"/>
        <w:right w:val="none" w:sz="0" w:space="0" w:color="auto"/>
      </w:divBdr>
    </w:div>
    <w:div w:id="533353208">
      <w:bodyDiv w:val="1"/>
      <w:marLeft w:val="0"/>
      <w:marRight w:val="0"/>
      <w:marTop w:val="0"/>
      <w:marBottom w:val="0"/>
      <w:divBdr>
        <w:top w:val="none" w:sz="0" w:space="0" w:color="auto"/>
        <w:left w:val="none" w:sz="0" w:space="0" w:color="auto"/>
        <w:bottom w:val="none" w:sz="0" w:space="0" w:color="auto"/>
        <w:right w:val="none" w:sz="0" w:space="0" w:color="auto"/>
      </w:divBdr>
    </w:div>
    <w:div w:id="714238259">
      <w:bodyDiv w:val="1"/>
      <w:marLeft w:val="0"/>
      <w:marRight w:val="0"/>
      <w:marTop w:val="0"/>
      <w:marBottom w:val="0"/>
      <w:divBdr>
        <w:top w:val="none" w:sz="0" w:space="0" w:color="auto"/>
        <w:left w:val="none" w:sz="0" w:space="0" w:color="auto"/>
        <w:bottom w:val="none" w:sz="0" w:space="0" w:color="auto"/>
        <w:right w:val="none" w:sz="0" w:space="0" w:color="auto"/>
      </w:divBdr>
      <w:divsChild>
        <w:div w:id="671228052">
          <w:marLeft w:val="173"/>
          <w:marRight w:val="0"/>
          <w:marTop w:val="0"/>
          <w:marBottom w:val="0"/>
          <w:divBdr>
            <w:top w:val="none" w:sz="0" w:space="0" w:color="auto"/>
            <w:left w:val="none" w:sz="0" w:space="0" w:color="auto"/>
            <w:bottom w:val="none" w:sz="0" w:space="0" w:color="auto"/>
            <w:right w:val="none" w:sz="0" w:space="0" w:color="auto"/>
          </w:divBdr>
        </w:div>
        <w:div w:id="1882354010">
          <w:marLeft w:val="173"/>
          <w:marRight w:val="0"/>
          <w:marTop w:val="0"/>
          <w:marBottom w:val="0"/>
          <w:divBdr>
            <w:top w:val="none" w:sz="0" w:space="0" w:color="auto"/>
            <w:left w:val="none" w:sz="0" w:space="0" w:color="auto"/>
            <w:bottom w:val="none" w:sz="0" w:space="0" w:color="auto"/>
            <w:right w:val="none" w:sz="0" w:space="0" w:color="auto"/>
          </w:divBdr>
        </w:div>
      </w:divsChild>
    </w:div>
    <w:div w:id="720447064">
      <w:bodyDiv w:val="1"/>
      <w:marLeft w:val="0"/>
      <w:marRight w:val="0"/>
      <w:marTop w:val="0"/>
      <w:marBottom w:val="0"/>
      <w:divBdr>
        <w:top w:val="none" w:sz="0" w:space="0" w:color="auto"/>
        <w:left w:val="none" w:sz="0" w:space="0" w:color="auto"/>
        <w:bottom w:val="none" w:sz="0" w:space="0" w:color="auto"/>
        <w:right w:val="none" w:sz="0" w:space="0" w:color="auto"/>
      </w:divBdr>
      <w:divsChild>
        <w:div w:id="250966248">
          <w:marLeft w:val="0"/>
          <w:marRight w:val="0"/>
          <w:marTop w:val="0"/>
          <w:marBottom w:val="0"/>
          <w:divBdr>
            <w:top w:val="none" w:sz="0" w:space="0" w:color="auto"/>
            <w:left w:val="none" w:sz="0" w:space="0" w:color="auto"/>
            <w:bottom w:val="none" w:sz="0" w:space="0" w:color="auto"/>
            <w:right w:val="none" w:sz="0" w:space="0" w:color="auto"/>
          </w:divBdr>
          <w:divsChild>
            <w:div w:id="2106875921">
              <w:marLeft w:val="0"/>
              <w:marRight w:val="0"/>
              <w:marTop w:val="0"/>
              <w:marBottom w:val="0"/>
              <w:divBdr>
                <w:top w:val="none" w:sz="0" w:space="0" w:color="auto"/>
                <w:left w:val="none" w:sz="0" w:space="0" w:color="auto"/>
                <w:bottom w:val="none" w:sz="0" w:space="0" w:color="auto"/>
                <w:right w:val="none" w:sz="0" w:space="0" w:color="auto"/>
              </w:divBdr>
              <w:divsChild>
                <w:div w:id="606082486">
                  <w:marLeft w:val="0"/>
                  <w:marRight w:val="0"/>
                  <w:marTop w:val="0"/>
                  <w:marBottom w:val="0"/>
                  <w:divBdr>
                    <w:top w:val="none" w:sz="0" w:space="0" w:color="auto"/>
                    <w:left w:val="none" w:sz="0" w:space="0" w:color="auto"/>
                    <w:bottom w:val="none" w:sz="0" w:space="0" w:color="auto"/>
                    <w:right w:val="none" w:sz="0" w:space="0" w:color="auto"/>
                  </w:divBdr>
                  <w:divsChild>
                    <w:div w:id="1041444641">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sChild>
        </w:div>
      </w:divsChild>
    </w:div>
    <w:div w:id="731657893">
      <w:bodyDiv w:val="1"/>
      <w:marLeft w:val="0"/>
      <w:marRight w:val="0"/>
      <w:marTop w:val="0"/>
      <w:marBottom w:val="0"/>
      <w:divBdr>
        <w:top w:val="none" w:sz="0" w:space="0" w:color="auto"/>
        <w:left w:val="none" w:sz="0" w:space="0" w:color="auto"/>
        <w:bottom w:val="none" w:sz="0" w:space="0" w:color="auto"/>
        <w:right w:val="none" w:sz="0" w:space="0" w:color="auto"/>
      </w:divBdr>
    </w:div>
    <w:div w:id="752119597">
      <w:bodyDiv w:val="1"/>
      <w:marLeft w:val="0"/>
      <w:marRight w:val="0"/>
      <w:marTop w:val="0"/>
      <w:marBottom w:val="0"/>
      <w:divBdr>
        <w:top w:val="none" w:sz="0" w:space="0" w:color="auto"/>
        <w:left w:val="none" w:sz="0" w:space="0" w:color="auto"/>
        <w:bottom w:val="none" w:sz="0" w:space="0" w:color="auto"/>
        <w:right w:val="none" w:sz="0" w:space="0" w:color="auto"/>
      </w:divBdr>
    </w:div>
    <w:div w:id="830681918">
      <w:bodyDiv w:val="1"/>
      <w:marLeft w:val="0"/>
      <w:marRight w:val="0"/>
      <w:marTop w:val="0"/>
      <w:marBottom w:val="0"/>
      <w:divBdr>
        <w:top w:val="none" w:sz="0" w:space="0" w:color="auto"/>
        <w:left w:val="none" w:sz="0" w:space="0" w:color="auto"/>
        <w:bottom w:val="none" w:sz="0" w:space="0" w:color="auto"/>
        <w:right w:val="none" w:sz="0" w:space="0" w:color="auto"/>
      </w:divBdr>
      <w:divsChild>
        <w:div w:id="1472554202">
          <w:marLeft w:val="893"/>
          <w:marRight w:val="0"/>
          <w:marTop w:val="0"/>
          <w:marBottom w:val="120"/>
          <w:divBdr>
            <w:top w:val="none" w:sz="0" w:space="0" w:color="auto"/>
            <w:left w:val="none" w:sz="0" w:space="0" w:color="auto"/>
            <w:bottom w:val="none" w:sz="0" w:space="0" w:color="auto"/>
            <w:right w:val="none" w:sz="0" w:space="0" w:color="auto"/>
          </w:divBdr>
        </w:div>
      </w:divsChild>
    </w:div>
    <w:div w:id="830949013">
      <w:bodyDiv w:val="1"/>
      <w:marLeft w:val="0"/>
      <w:marRight w:val="0"/>
      <w:marTop w:val="0"/>
      <w:marBottom w:val="0"/>
      <w:divBdr>
        <w:top w:val="none" w:sz="0" w:space="0" w:color="auto"/>
        <w:left w:val="none" w:sz="0" w:space="0" w:color="auto"/>
        <w:bottom w:val="none" w:sz="0" w:space="0" w:color="auto"/>
        <w:right w:val="none" w:sz="0" w:space="0" w:color="auto"/>
      </w:divBdr>
    </w:div>
    <w:div w:id="871848653">
      <w:bodyDiv w:val="1"/>
      <w:marLeft w:val="0"/>
      <w:marRight w:val="0"/>
      <w:marTop w:val="0"/>
      <w:marBottom w:val="0"/>
      <w:divBdr>
        <w:top w:val="none" w:sz="0" w:space="0" w:color="auto"/>
        <w:left w:val="none" w:sz="0" w:space="0" w:color="auto"/>
        <w:bottom w:val="none" w:sz="0" w:space="0" w:color="auto"/>
        <w:right w:val="none" w:sz="0" w:space="0" w:color="auto"/>
      </w:divBdr>
    </w:div>
    <w:div w:id="977103944">
      <w:bodyDiv w:val="1"/>
      <w:marLeft w:val="0"/>
      <w:marRight w:val="0"/>
      <w:marTop w:val="0"/>
      <w:marBottom w:val="0"/>
      <w:divBdr>
        <w:top w:val="none" w:sz="0" w:space="0" w:color="auto"/>
        <w:left w:val="none" w:sz="0" w:space="0" w:color="auto"/>
        <w:bottom w:val="none" w:sz="0" w:space="0" w:color="auto"/>
        <w:right w:val="none" w:sz="0" w:space="0" w:color="auto"/>
      </w:divBdr>
    </w:div>
    <w:div w:id="1008870063">
      <w:bodyDiv w:val="1"/>
      <w:marLeft w:val="0"/>
      <w:marRight w:val="0"/>
      <w:marTop w:val="0"/>
      <w:marBottom w:val="0"/>
      <w:divBdr>
        <w:top w:val="none" w:sz="0" w:space="0" w:color="auto"/>
        <w:left w:val="none" w:sz="0" w:space="0" w:color="auto"/>
        <w:bottom w:val="none" w:sz="0" w:space="0" w:color="auto"/>
        <w:right w:val="none" w:sz="0" w:space="0" w:color="auto"/>
      </w:divBdr>
    </w:div>
    <w:div w:id="1031616211">
      <w:bodyDiv w:val="1"/>
      <w:marLeft w:val="0"/>
      <w:marRight w:val="0"/>
      <w:marTop w:val="0"/>
      <w:marBottom w:val="0"/>
      <w:divBdr>
        <w:top w:val="none" w:sz="0" w:space="0" w:color="auto"/>
        <w:left w:val="none" w:sz="0" w:space="0" w:color="auto"/>
        <w:bottom w:val="none" w:sz="0" w:space="0" w:color="auto"/>
        <w:right w:val="none" w:sz="0" w:space="0" w:color="auto"/>
      </w:divBdr>
    </w:div>
    <w:div w:id="1258635489">
      <w:bodyDiv w:val="1"/>
      <w:marLeft w:val="0"/>
      <w:marRight w:val="0"/>
      <w:marTop w:val="0"/>
      <w:marBottom w:val="0"/>
      <w:divBdr>
        <w:top w:val="none" w:sz="0" w:space="0" w:color="auto"/>
        <w:left w:val="none" w:sz="0" w:space="0" w:color="auto"/>
        <w:bottom w:val="none" w:sz="0" w:space="0" w:color="auto"/>
        <w:right w:val="none" w:sz="0" w:space="0" w:color="auto"/>
      </w:divBdr>
    </w:div>
    <w:div w:id="1268387514">
      <w:bodyDiv w:val="1"/>
      <w:marLeft w:val="0"/>
      <w:marRight w:val="0"/>
      <w:marTop w:val="0"/>
      <w:marBottom w:val="0"/>
      <w:divBdr>
        <w:top w:val="none" w:sz="0" w:space="0" w:color="auto"/>
        <w:left w:val="none" w:sz="0" w:space="0" w:color="auto"/>
        <w:bottom w:val="none" w:sz="0" w:space="0" w:color="auto"/>
        <w:right w:val="none" w:sz="0" w:space="0" w:color="auto"/>
      </w:divBdr>
      <w:divsChild>
        <w:div w:id="1569264266">
          <w:marLeft w:val="0"/>
          <w:marRight w:val="0"/>
          <w:marTop w:val="0"/>
          <w:marBottom w:val="0"/>
          <w:divBdr>
            <w:top w:val="none" w:sz="0" w:space="0" w:color="auto"/>
            <w:left w:val="none" w:sz="0" w:space="0" w:color="auto"/>
            <w:bottom w:val="none" w:sz="0" w:space="0" w:color="auto"/>
            <w:right w:val="none" w:sz="0" w:space="0" w:color="auto"/>
          </w:divBdr>
        </w:div>
      </w:divsChild>
    </w:div>
    <w:div w:id="1268656830">
      <w:bodyDiv w:val="1"/>
      <w:marLeft w:val="0"/>
      <w:marRight w:val="0"/>
      <w:marTop w:val="0"/>
      <w:marBottom w:val="0"/>
      <w:divBdr>
        <w:top w:val="none" w:sz="0" w:space="0" w:color="auto"/>
        <w:left w:val="none" w:sz="0" w:space="0" w:color="auto"/>
        <w:bottom w:val="none" w:sz="0" w:space="0" w:color="auto"/>
        <w:right w:val="none" w:sz="0" w:space="0" w:color="auto"/>
      </w:divBdr>
    </w:div>
    <w:div w:id="1289244120">
      <w:bodyDiv w:val="1"/>
      <w:marLeft w:val="0"/>
      <w:marRight w:val="0"/>
      <w:marTop w:val="0"/>
      <w:marBottom w:val="0"/>
      <w:divBdr>
        <w:top w:val="none" w:sz="0" w:space="0" w:color="auto"/>
        <w:left w:val="none" w:sz="0" w:space="0" w:color="auto"/>
        <w:bottom w:val="none" w:sz="0" w:space="0" w:color="auto"/>
        <w:right w:val="none" w:sz="0" w:space="0" w:color="auto"/>
      </w:divBdr>
    </w:div>
    <w:div w:id="1352806504">
      <w:bodyDiv w:val="1"/>
      <w:marLeft w:val="0"/>
      <w:marRight w:val="0"/>
      <w:marTop w:val="0"/>
      <w:marBottom w:val="0"/>
      <w:divBdr>
        <w:top w:val="none" w:sz="0" w:space="0" w:color="auto"/>
        <w:left w:val="none" w:sz="0" w:space="0" w:color="auto"/>
        <w:bottom w:val="none" w:sz="0" w:space="0" w:color="auto"/>
        <w:right w:val="none" w:sz="0" w:space="0" w:color="auto"/>
      </w:divBdr>
    </w:div>
    <w:div w:id="1392970937">
      <w:bodyDiv w:val="1"/>
      <w:marLeft w:val="0"/>
      <w:marRight w:val="0"/>
      <w:marTop w:val="0"/>
      <w:marBottom w:val="0"/>
      <w:divBdr>
        <w:top w:val="none" w:sz="0" w:space="0" w:color="auto"/>
        <w:left w:val="none" w:sz="0" w:space="0" w:color="auto"/>
        <w:bottom w:val="none" w:sz="0" w:space="0" w:color="auto"/>
        <w:right w:val="none" w:sz="0" w:space="0" w:color="auto"/>
      </w:divBdr>
    </w:div>
    <w:div w:id="1508254274">
      <w:bodyDiv w:val="1"/>
      <w:marLeft w:val="0"/>
      <w:marRight w:val="0"/>
      <w:marTop w:val="0"/>
      <w:marBottom w:val="0"/>
      <w:divBdr>
        <w:top w:val="none" w:sz="0" w:space="0" w:color="auto"/>
        <w:left w:val="none" w:sz="0" w:space="0" w:color="auto"/>
        <w:bottom w:val="none" w:sz="0" w:space="0" w:color="auto"/>
        <w:right w:val="none" w:sz="0" w:space="0" w:color="auto"/>
      </w:divBdr>
    </w:div>
    <w:div w:id="1574706628">
      <w:bodyDiv w:val="1"/>
      <w:marLeft w:val="0"/>
      <w:marRight w:val="0"/>
      <w:marTop w:val="0"/>
      <w:marBottom w:val="0"/>
      <w:divBdr>
        <w:top w:val="none" w:sz="0" w:space="0" w:color="auto"/>
        <w:left w:val="none" w:sz="0" w:space="0" w:color="auto"/>
        <w:bottom w:val="none" w:sz="0" w:space="0" w:color="auto"/>
        <w:right w:val="none" w:sz="0" w:space="0" w:color="auto"/>
      </w:divBdr>
    </w:div>
    <w:div w:id="1577737901">
      <w:bodyDiv w:val="1"/>
      <w:marLeft w:val="0"/>
      <w:marRight w:val="0"/>
      <w:marTop w:val="0"/>
      <w:marBottom w:val="0"/>
      <w:divBdr>
        <w:top w:val="none" w:sz="0" w:space="0" w:color="auto"/>
        <w:left w:val="none" w:sz="0" w:space="0" w:color="auto"/>
        <w:bottom w:val="none" w:sz="0" w:space="0" w:color="auto"/>
        <w:right w:val="none" w:sz="0" w:space="0" w:color="auto"/>
      </w:divBdr>
    </w:div>
    <w:div w:id="1587420525">
      <w:bodyDiv w:val="1"/>
      <w:marLeft w:val="0"/>
      <w:marRight w:val="0"/>
      <w:marTop w:val="0"/>
      <w:marBottom w:val="0"/>
      <w:divBdr>
        <w:top w:val="none" w:sz="0" w:space="0" w:color="auto"/>
        <w:left w:val="none" w:sz="0" w:space="0" w:color="auto"/>
        <w:bottom w:val="none" w:sz="0" w:space="0" w:color="auto"/>
        <w:right w:val="none" w:sz="0" w:space="0" w:color="auto"/>
      </w:divBdr>
    </w:div>
    <w:div w:id="1650205602">
      <w:bodyDiv w:val="1"/>
      <w:marLeft w:val="0"/>
      <w:marRight w:val="0"/>
      <w:marTop w:val="0"/>
      <w:marBottom w:val="0"/>
      <w:divBdr>
        <w:top w:val="none" w:sz="0" w:space="0" w:color="auto"/>
        <w:left w:val="none" w:sz="0" w:space="0" w:color="auto"/>
        <w:bottom w:val="none" w:sz="0" w:space="0" w:color="auto"/>
        <w:right w:val="none" w:sz="0" w:space="0" w:color="auto"/>
      </w:divBdr>
      <w:divsChild>
        <w:div w:id="973676709">
          <w:marLeft w:val="1080"/>
          <w:marRight w:val="0"/>
          <w:marTop w:val="96"/>
          <w:marBottom w:val="0"/>
          <w:divBdr>
            <w:top w:val="none" w:sz="0" w:space="0" w:color="auto"/>
            <w:left w:val="none" w:sz="0" w:space="0" w:color="auto"/>
            <w:bottom w:val="none" w:sz="0" w:space="0" w:color="auto"/>
            <w:right w:val="none" w:sz="0" w:space="0" w:color="auto"/>
          </w:divBdr>
        </w:div>
        <w:div w:id="1789422748">
          <w:marLeft w:val="446"/>
          <w:marRight w:val="0"/>
          <w:marTop w:val="115"/>
          <w:marBottom w:val="0"/>
          <w:divBdr>
            <w:top w:val="none" w:sz="0" w:space="0" w:color="auto"/>
            <w:left w:val="none" w:sz="0" w:space="0" w:color="auto"/>
            <w:bottom w:val="none" w:sz="0" w:space="0" w:color="auto"/>
            <w:right w:val="none" w:sz="0" w:space="0" w:color="auto"/>
          </w:divBdr>
        </w:div>
      </w:divsChild>
    </w:div>
    <w:div w:id="1794211569">
      <w:bodyDiv w:val="1"/>
      <w:marLeft w:val="0"/>
      <w:marRight w:val="0"/>
      <w:marTop w:val="0"/>
      <w:marBottom w:val="0"/>
      <w:divBdr>
        <w:top w:val="none" w:sz="0" w:space="0" w:color="auto"/>
        <w:left w:val="none" w:sz="0" w:space="0" w:color="auto"/>
        <w:bottom w:val="none" w:sz="0" w:space="0" w:color="auto"/>
        <w:right w:val="none" w:sz="0" w:space="0" w:color="auto"/>
      </w:divBdr>
    </w:div>
    <w:div w:id="1837959779">
      <w:bodyDiv w:val="1"/>
      <w:marLeft w:val="0"/>
      <w:marRight w:val="0"/>
      <w:marTop w:val="0"/>
      <w:marBottom w:val="0"/>
      <w:divBdr>
        <w:top w:val="none" w:sz="0" w:space="0" w:color="auto"/>
        <w:left w:val="none" w:sz="0" w:space="0" w:color="auto"/>
        <w:bottom w:val="none" w:sz="0" w:space="0" w:color="auto"/>
        <w:right w:val="none" w:sz="0" w:space="0" w:color="auto"/>
      </w:divBdr>
    </w:div>
    <w:div w:id="1875263774">
      <w:bodyDiv w:val="1"/>
      <w:marLeft w:val="0"/>
      <w:marRight w:val="0"/>
      <w:marTop w:val="0"/>
      <w:marBottom w:val="0"/>
      <w:divBdr>
        <w:top w:val="none" w:sz="0" w:space="0" w:color="auto"/>
        <w:left w:val="none" w:sz="0" w:space="0" w:color="auto"/>
        <w:bottom w:val="none" w:sz="0" w:space="0" w:color="auto"/>
        <w:right w:val="none" w:sz="0" w:space="0" w:color="auto"/>
      </w:divBdr>
      <w:divsChild>
        <w:div w:id="2007778121">
          <w:marLeft w:val="1080"/>
          <w:marRight w:val="0"/>
          <w:marTop w:val="96"/>
          <w:marBottom w:val="0"/>
          <w:divBdr>
            <w:top w:val="none" w:sz="0" w:space="0" w:color="auto"/>
            <w:left w:val="none" w:sz="0" w:space="0" w:color="auto"/>
            <w:bottom w:val="none" w:sz="0" w:space="0" w:color="auto"/>
            <w:right w:val="none" w:sz="0" w:space="0" w:color="auto"/>
          </w:divBdr>
        </w:div>
      </w:divsChild>
    </w:div>
    <w:div w:id="1887328508">
      <w:bodyDiv w:val="1"/>
      <w:marLeft w:val="0"/>
      <w:marRight w:val="0"/>
      <w:marTop w:val="0"/>
      <w:marBottom w:val="0"/>
      <w:divBdr>
        <w:top w:val="none" w:sz="0" w:space="0" w:color="auto"/>
        <w:left w:val="none" w:sz="0" w:space="0" w:color="auto"/>
        <w:bottom w:val="none" w:sz="0" w:space="0" w:color="auto"/>
        <w:right w:val="none" w:sz="0" w:space="0" w:color="auto"/>
      </w:divBdr>
      <w:divsChild>
        <w:div w:id="464664433">
          <w:marLeft w:val="173"/>
          <w:marRight w:val="0"/>
          <w:marTop w:val="0"/>
          <w:marBottom w:val="120"/>
          <w:divBdr>
            <w:top w:val="none" w:sz="0" w:space="0" w:color="auto"/>
            <w:left w:val="none" w:sz="0" w:space="0" w:color="auto"/>
            <w:bottom w:val="none" w:sz="0" w:space="0" w:color="auto"/>
            <w:right w:val="none" w:sz="0" w:space="0" w:color="auto"/>
          </w:divBdr>
        </w:div>
      </w:divsChild>
    </w:div>
    <w:div w:id="1968706540">
      <w:bodyDiv w:val="1"/>
      <w:marLeft w:val="0"/>
      <w:marRight w:val="0"/>
      <w:marTop w:val="0"/>
      <w:marBottom w:val="0"/>
      <w:divBdr>
        <w:top w:val="none" w:sz="0" w:space="0" w:color="auto"/>
        <w:left w:val="none" w:sz="0" w:space="0" w:color="auto"/>
        <w:bottom w:val="none" w:sz="0" w:space="0" w:color="auto"/>
        <w:right w:val="none" w:sz="0" w:space="0" w:color="auto"/>
      </w:divBdr>
    </w:div>
    <w:div w:id="2000646486">
      <w:bodyDiv w:val="1"/>
      <w:marLeft w:val="0"/>
      <w:marRight w:val="0"/>
      <w:marTop w:val="0"/>
      <w:marBottom w:val="0"/>
      <w:divBdr>
        <w:top w:val="none" w:sz="0" w:space="0" w:color="auto"/>
        <w:left w:val="none" w:sz="0" w:space="0" w:color="auto"/>
        <w:bottom w:val="none" w:sz="0" w:space="0" w:color="auto"/>
        <w:right w:val="none" w:sz="0" w:space="0" w:color="auto"/>
      </w:divBdr>
    </w:div>
    <w:div w:id="2010714397">
      <w:bodyDiv w:val="1"/>
      <w:marLeft w:val="0"/>
      <w:marRight w:val="0"/>
      <w:marTop w:val="0"/>
      <w:marBottom w:val="0"/>
      <w:divBdr>
        <w:top w:val="none" w:sz="0" w:space="0" w:color="auto"/>
        <w:left w:val="none" w:sz="0" w:space="0" w:color="auto"/>
        <w:bottom w:val="none" w:sz="0" w:space="0" w:color="auto"/>
        <w:right w:val="none" w:sz="0" w:space="0" w:color="auto"/>
      </w:divBdr>
      <w:divsChild>
        <w:div w:id="1324435494">
          <w:marLeft w:val="1166"/>
          <w:marRight w:val="0"/>
          <w:marTop w:val="96"/>
          <w:marBottom w:val="0"/>
          <w:divBdr>
            <w:top w:val="none" w:sz="0" w:space="0" w:color="auto"/>
            <w:left w:val="none" w:sz="0" w:space="0" w:color="auto"/>
            <w:bottom w:val="none" w:sz="0" w:space="0" w:color="auto"/>
            <w:right w:val="none" w:sz="0" w:space="0" w:color="auto"/>
          </w:divBdr>
        </w:div>
        <w:div w:id="1320498440">
          <w:marLeft w:val="1166"/>
          <w:marRight w:val="0"/>
          <w:marTop w:val="96"/>
          <w:marBottom w:val="0"/>
          <w:divBdr>
            <w:top w:val="none" w:sz="0" w:space="0" w:color="auto"/>
            <w:left w:val="none" w:sz="0" w:space="0" w:color="auto"/>
            <w:bottom w:val="none" w:sz="0" w:space="0" w:color="auto"/>
            <w:right w:val="none" w:sz="0" w:space="0" w:color="auto"/>
          </w:divBdr>
        </w:div>
        <w:div w:id="2003846481">
          <w:marLeft w:val="1166"/>
          <w:marRight w:val="0"/>
          <w:marTop w:val="96"/>
          <w:marBottom w:val="0"/>
          <w:divBdr>
            <w:top w:val="none" w:sz="0" w:space="0" w:color="auto"/>
            <w:left w:val="none" w:sz="0" w:space="0" w:color="auto"/>
            <w:bottom w:val="none" w:sz="0" w:space="0" w:color="auto"/>
            <w:right w:val="none" w:sz="0" w:space="0" w:color="auto"/>
          </w:divBdr>
        </w:div>
        <w:div w:id="1327048513">
          <w:marLeft w:val="1166"/>
          <w:marRight w:val="0"/>
          <w:marTop w:val="96"/>
          <w:marBottom w:val="0"/>
          <w:divBdr>
            <w:top w:val="none" w:sz="0" w:space="0" w:color="auto"/>
            <w:left w:val="none" w:sz="0" w:space="0" w:color="auto"/>
            <w:bottom w:val="none" w:sz="0" w:space="0" w:color="auto"/>
            <w:right w:val="none" w:sz="0" w:space="0" w:color="auto"/>
          </w:divBdr>
        </w:div>
      </w:divsChild>
    </w:div>
    <w:div w:id="2045446152">
      <w:bodyDiv w:val="1"/>
      <w:marLeft w:val="0"/>
      <w:marRight w:val="0"/>
      <w:marTop w:val="0"/>
      <w:marBottom w:val="0"/>
      <w:divBdr>
        <w:top w:val="none" w:sz="0" w:space="0" w:color="auto"/>
        <w:left w:val="none" w:sz="0" w:space="0" w:color="auto"/>
        <w:bottom w:val="none" w:sz="0" w:space="0" w:color="auto"/>
        <w:right w:val="none" w:sz="0" w:space="0" w:color="auto"/>
      </w:divBdr>
    </w:div>
    <w:div w:id="2092119816">
      <w:bodyDiv w:val="1"/>
      <w:marLeft w:val="0"/>
      <w:marRight w:val="0"/>
      <w:marTop w:val="0"/>
      <w:marBottom w:val="0"/>
      <w:divBdr>
        <w:top w:val="none" w:sz="0" w:space="0" w:color="auto"/>
        <w:left w:val="none" w:sz="0" w:space="0" w:color="auto"/>
        <w:bottom w:val="none" w:sz="0" w:space="0" w:color="auto"/>
        <w:right w:val="none" w:sz="0" w:space="0" w:color="auto"/>
      </w:divBdr>
      <w:divsChild>
        <w:div w:id="1005865429">
          <w:marLeft w:val="893"/>
          <w:marRight w:val="0"/>
          <w:marTop w:val="0"/>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image" Target="media/image3.emf"/><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package" Target="embeddings/Microsoft_Excel_Worksheet1.xlsx"/><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2.emf"/><Relationship Id="rId20" Type="http://schemas.openxmlformats.org/officeDocument/2006/relationships/hyperlink" Target="file:///C:\Users\Jeff.Forbes\AppData\Local\Microsoft\Windows\Temporary%20Internet%20Files\Content.Outlook\4X6WDNVV\13_Calendar%20TDL%2020150826.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3.xml"/><Relationship Id="rId5" Type="http://schemas.openxmlformats.org/officeDocument/2006/relationships/numbering" Target="numbering.xml"/><Relationship Id="rId15" Type="http://schemas.microsoft.com/office/2011/relationships/commentsExtended" Target="commentsExtended.xml"/><Relationship Id="rId23"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package" Target="embeddings/Microsoft_Excel_Worksheet2.xlsx"/><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openxmlformats.org/officeDocument/2006/relationships/header" Target="header2.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Agenda_x0020_Subject xmlns="bb9a4b15-4059-425b-9ea9-8ca9b00e0d44">Approve USMTF CCB 2015-2 Record of Technical Discussions </Agenda_x0020_Subject>
    <Owner xmlns="bb9a4b15-4059-425b-9ea9-8ca9b00e0d44">DISA</Owner>
    <ICP_x0020_Title xmlns="bb9a4b15-4059-425b-9ea9-8ca9b00e0d44" xsi:nil="true"/>
    <CCB xmlns="bb9a4b15-4059-425b-9ea9-8ca9b00e0d44">15-2</CCB>
    <Agenda xmlns="bb9a4b15-4059-425b-9ea9-8ca9b00e0d44">100</Agenda>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58F24441B1E0D46817CB69E30ADCF50" ma:contentTypeVersion="5" ma:contentTypeDescription="Create a new document." ma:contentTypeScope="" ma:versionID="656aa3045bb05462f800e3970a98cf57">
  <xsd:schema xmlns:xsd="http://www.w3.org/2001/XMLSchema" xmlns:xs="http://www.w3.org/2001/XMLSchema" xmlns:p="http://schemas.microsoft.com/office/2006/metadata/properties" xmlns:ns2="bb9a4b15-4059-425b-9ea9-8ca9b00e0d44" targetNamespace="http://schemas.microsoft.com/office/2006/metadata/properties" ma:root="true" ma:fieldsID="b11d34e0c10d6d8b6118dc42a3458343" ns2:_="">
    <xsd:import namespace="bb9a4b15-4059-425b-9ea9-8ca9b00e0d44"/>
    <xsd:element name="properties">
      <xsd:complexType>
        <xsd:sequence>
          <xsd:element name="documentManagement">
            <xsd:complexType>
              <xsd:all>
                <xsd:element ref="ns2:Agenda" minOccurs="0"/>
                <xsd:element ref="ns2:Owner" minOccurs="0"/>
                <xsd:element ref="ns2:CCB" minOccurs="0"/>
                <xsd:element ref="ns2:ICP_x0020_Title" minOccurs="0"/>
                <xsd:element ref="ns2:Agenda_x0020_Subjec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9a4b15-4059-425b-9ea9-8ca9b00e0d44" elementFormDefault="qualified">
    <xsd:import namespace="http://schemas.microsoft.com/office/2006/documentManagement/types"/>
    <xsd:import namespace="http://schemas.microsoft.com/office/infopath/2007/PartnerControls"/>
    <xsd:element name="Agenda" ma:index="8" nillable="true" ma:displayName="Agenda" ma:internalName="Agenda" ma:percentage="FALSE">
      <xsd:simpleType>
        <xsd:restriction base="dms:Number"/>
      </xsd:simpleType>
    </xsd:element>
    <xsd:element name="Owner" ma:index="9" nillable="true" ma:displayName="Owner" ma:internalName="Owner">
      <xsd:simpleType>
        <xsd:restriction base="dms:Text">
          <xsd:maxLength value="255"/>
        </xsd:restriction>
      </xsd:simpleType>
    </xsd:element>
    <xsd:element name="CCB" ma:index="10" nillable="true" ma:displayName="CCB" ma:internalName="CCB">
      <xsd:simpleType>
        <xsd:restriction base="dms:Text">
          <xsd:maxLength value="6"/>
        </xsd:restriction>
      </xsd:simpleType>
    </xsd:element>
    <xsd:element name="ICP_x0020_Title" ma:index="11" nillable="true" ma:displayName="ICP Title" ma:internalName="ICP_x0020_Title">
      <xsd:simpleType>
        <xsd:restriction base="dms:Text">
          <xsd:maxLength value="255"/>
        </xsd:restriction>
      </xsd:simpleType>
    </xsd:element>
    <xsd:element name="Agenda_x0020_Subject" ma:index="12" nillable="true" ma:displayName="Subject" ma:internalName="Agenda_x0020_Subject">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A0BEAE-0781-4316-90B9-B52FE2E0D9CD}">
  <ds:schemaRefs>
    <ds:schemaRef ds:uri="http://schemas.microsoft.com/sharepoint/v3/contenttype/forms"/>
  </ds:schemaRefs>
</ds:datastoreItem>
</file>

<file path=customXml/itemProps2.xml><?xml version="1.0" encoding="utf-8"?>
<ds:datastoreItem xmlns:ds="http://schemas.openxmlformats.org/officeDocument/2006/customXml" ds:itemID="{267637E9-B4D1-4C72-8299-6522248E9930}">
  <ds:schemaRefs>
    <ds:schemaRef ds:uri="http://schemas.microsoft.com/office/2006/metadata/properties"/>
    <ds:schemaRef ds:uri="http://schemas.microsoft.com/office/infopath/2007/PartnerControls"/>
    <ds:schemaRef ds:uri="bb9a4b15-4059-425b-9ea9-8ca9b00e0d44"/>
  </ds:schemaRefs>
</ds:datastoreItem>
</file>

<file path=customXml/itemProps3.xml><?xml version="1.0" encoding="utf-8"?>
<ds:datastoreItem xmlns:ds="http://schemas.openxmlformats.org/officeDocument/2006/customXml" ds:itemID="{6D729902-8D93-4242-ADC6-724C37933A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9a4b15-4059-425b-9ea9-8ca9b00e0d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B165614-35B1-4310-B071-9369D9CBEE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4858</Words>
  <Characters>27697</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USMTF CCB 2015-2 Final RTD</vt:lpstr>
    </vt:vector>
  </TitlesOfParts>
  <Company>DISA</Company>
  <LinksUpToDate>false</LinksUpToDate>
  <CharactersWithSpaces>32491</CharactersWithSpaces>
  <SharedDoc>false</SharedDoc>
  <HLinks>
    <vt:vector size="210" baseType="variant">
      <vt:variant>
        <vt:i4>7143502</vt:i4>
      </vt:variant>
      <vt:variant>
        <vt:i4>102</vt:i4>
      </vt:variant>
      <vt:variant>
        <vt:i4>0</vt:i4>
      </vt:variant>
      <vt:variant>
        <vt:i4>5</vt:i4>
      </vt:variant>
      <vt:variant>
        <vt:lpwstr>12_Transfer of Functions from JFCOM to Joint Staff.pdf</vt:lpwstr>
      </vt:variant>
      <vt:variant>
        <vt:lpwstr/>
      </vt:variant>
      <vt:variant>
        <vt:i4>131152</vt:i4>
      </vt:variant>
      <vt:variant>
        <vt:i4>99</vt:i4>
      </vt:variant>
      <vt:variant>
        <vt:i4>0</vt:i4>
      </vt:variant>
      <vt:variant>
        <vt:i4>5</vt:i4>
      </vt:variant>
      <vt:variant>
        <vt:lpwstr>11_USMTF_COI_Meeting_Calendar.doc</vt:lpwstr>
      </vt:variant>
      <vt:variant>
        <vt:lpwstr/>
      </vt:variant>
      <vt:variant>
        <vt:i4>4063313</vt:i4>
      </vt:variant>
      <vt:variant>
        <vt:i4>96</vt:i4>
      </vt:variant>
      <vt:variant>
        <vt:i4>0</vt:i4>
      </vt:variant>
      <vt:variant>
        <vt:i4>5</vt:i4>
      </vt:variant>
      <vt:variant>
        <vt:lpwstr>10_ActionItems.xls</vt:lpwstr>
      </vt:variant>
      <vt:variant>
        <vt:lpwstr/>
      </vt:variant>
      <vt:variant>
        <vt:i4>7274578</vt:i4>
      </vt:variant>
      <vt:variant>
        <vt:i4>93</vt:i4>
      </vt:variant>
      <vt:variant>
        <vt:i4>0</vt:i4>
      </vt:variant>
      <vt:variant>
        <vt:i4>5</vt:i4>
      </vt:variant>
      <vt:variant>
        <vt:lpwstr>09_AI2011-2-13(Charter and TOR)</vt:lpwstr>
      </vt:variant>
      <vt:variant>
        <vt:lpwstr/>
      </vt:variant>
      <vt:variant>
        <vt:i4>5963897</vt:i4>
      </vt:variant>
      <vt:variant>
        <vt:i4>90</vt:i4>
      </vt:variant>
      <vt:variant>
        <vt:i4>0</vt:i4>
      </vt:variant>
      <vt:variant>
        <vt:i4>5</vt:i4>
      </vt:variant>
      <vt:variant>
        <vt:lpwstr>08_NATO CPs/CP522_R0_A1.pdf</vt:lpwstr>
      </vt:variant>
      <vt:variant>
        <vt:lpwstr/>
      </vt:variant>
      <vt:variant>
        <vt:i4>5767292</vt:i4>
      </vt:variant>
      <vt:variant>
        <vt:i4>87</vt:i4>
      </vt:variant>
      <vt:variant>
        <vt:i4>0</vt:i4>
      </vt:variant>
      <vt:variant>
        <vt:i4>5</vt:i4>
      </vt:variant>
      <vt:variant>
        <vt:lpwstr>08_NATO CPs/CP517_R0_A1.pdf</vt:lpwstr>
      </vt:variant>
      <vt:variant>
        <vt:lpwstr/>
      </vt:variant>
      <vt:variant>
        <vt:i4>2687061</vt:i4>
      </vt:variant>
      <vt:variant>
        <vt:i4>84</vt:i4>
      </vt:variant>
      <vt:variant>
        <vt:i4>0</vt:i4>
      </vt:variant>
      <vt:variant>
        <vt:i4>5</vt:i4>
      </vt:variant>
      <vt:variant>
        <vt:lpwstr>08_NATO CPs/CP516 (IEDREP MTF)</vt:lpwstr>
      </vt:variant>
      <vt:variant>
        <vt:lpwstr/>
      </vt:variant>
      <vt:variant>
        <vt:i4>4849773</vt:i4>
      </vt:variant>
      <vt:variant>
        <vt:i4>81</vt:i4>
      </vt:variant>
      <vt:variant>
        <vt:i4>0</vt:i4>
      </vt:variant>
      <vt:variant>
        <vt:i4>5</vt:i4>
      </vt:variant>
      <vt:variant>
        <vt:lpwstr>08_NATO CPs/CP515_A1_R1.pdf</vt:lpwstr>
      </vt:variant>
      <vt:variant>
        <vt:lpwstr/>
      </vt:variant>
      <vt:variant>
        <vt:i4>5898367</vt:i4>
      </vt:variant>
      <vt:variant>
        <vt:i4>78</vt:i4>
      </vt:variant>
      <vt:variant>
        <vt:i4>0</vt:i4>
      </vt:variant>
      <vt:variant>
        <vt:i4>5</vt:i4>
      </vt:variant>
      <vt:variant>
        <vt:lpwstr>08_NATO CPs/CP514_R2_A1.pdf</vt:lpwstr>
      </vt:variant>
      <vt:variant>
        <vt:lpwstr/>
      </vt:variant>
      <vt:variant>
        <vt:i4>5898360</vt:i4>
      </vt:variant>
      <vt:variant>
        <vt:i4>75</vt:i4>
      </vt:variant>
      <vt:variant>
        <vt:i4>0</vt:i4>
      </vt:variant>
      <vt:variant>
        <vt:i4>5</vt:i4>
      </vt:variant>
      <vt:variant>
        <vt:lpwstr>08_NATO CPs/CP513_R2_A1.pdf</vt:lpwstr>
      </vt:variant>
      <vt:variant>
        <vt:lpwstr/>
      </vt:variant>
      <vt:variant>
        <vt:i4>5898361</vt:i4>
      </vt:variant>
      <vt:variant>
        <vt:i4>72</vt:i4>
      </vt:variant>
      <vt:variant>
        <vt:i4>0</vt:i4>
      </vt:variant>
      <vt:variant>
        <vt:i4>5</vt:i4>
      </vt:variant>
      <vt:variant>
        <vt:lpwstr>08_NATO CPs/CP512_R2_A1.pdf</vt:lpwstr>
      </vt:variant>
      <vt:variant>
        <vt:lpwstr/>
      </vt:variant>
      <vt:variant>
        <vt:i4>6553661</vt:i4>
      </vt:variant>
      <vt:variant>
        <vt:i4>69</vt:i4>
      </vt:variant>
      <vt:variant>
        <vt:i4>0</vt:i4>
      </vt:variant>
      <vt:variant>
        <vt:i4>5</vt:i4>
      </vt:variant>
      <vt:variant>
        <vt:lpwstr>08_NATO CPs/CP511_A1.pdf</vt:lpwstr>
      </vt:variant>
      <vt:variant>
        <vt:lpwstr/>
      </vt:variant>
      <vt:variant>
        <vt:i4>5767283</vt:i4>
      </vt:variant>
      <vt:variant>
        <vt:i4>66</vt:i4>
      </vt:variant>
      <vt:variant>
        <vt:i4>0</vt:i4>
      </vt:variant>
      <vt:variant>
        <vt:i4>5</vt:i4>
      </vt:variant>
      <vt:variant>
        <vt:lpwstr>08_NATO CPs/CP508_R1_A1.pdf</vt:lpwstr>
      </vt:variant>
      <vt:variant>
        <vt:lpwstr/>
      </vt:variant>
      <vt:variant>
        <vt:i4>6094903</vt:i4>
      </vt:variant>
      <vt:variant>
        <vt:i4>63</vt:i4>
      </vt:variant>
      <vt:variant>
        <vt:i4>0</vt:i4>
      </vt:variant>
      <vt:variant>
        <vt:i4>5</vt:i4>
      </vt:variant>
      <vt:variant>
        <vt:lpwstr>08_NATO CPs/CP507_MGA_A1.pdf</vt:lpwstr>
      </vt:variant>
      <vt:variant>
        <vt:lpwstr/>
      </vt:variant>
      <vt:variant>
        <vt:i4>8192067</vt:i4>
      </vt:variant>
      <vt:variant>
        <vt:i4>60</vt:i4>
      </vt:variant>
      <vt:variant>
        <vt:i4>0</vt:i4>
      </vt:variant>
      <vt:variant>
        <vt:i4>5</vt:i4>
      </vt:variant>
      <vt:variant>
        <vt:lpwstr>08_NATO CPs/CP506_R1_A1-Rev1.pdf</vt:lpwstr>
      </vt:variant>
      <vt:variant>
        <vt:lpwstr/>
      </vt:variant>
      <vt:variant>
        <vt:i4>5374066</vt:i4>
      </vt:variant>
      <vt:variant>
        <vt:i4>57</vt:i4>
      </vt:variant>
      <vt:variant>
        <vt:i4>0</vt:i4>
      </vt:variant>
      <vt:variant>
        <vt:i4>5</vt:i4>
      </vt:variant>
      <vt:variant>
        <vt:lpwstr>08_NATO CPs/CP498_R2_A1.pdf</vt:lpwstr>
      </vt:variant>
      <vt:variant>
        <vt:lpwstr/>
      </vt:variant>
      <vt:variant>
        <vt:i4>5308542</vt:i4>
      </vt:variant>
      <vt:variant>
        <vt:i4>54</vt:i4>
      </vt:variant>
      <vt:variant>
        <vt:i4>0</vt:i4>
      </vt:variant>
      <vt:variant>
        <vt:i4>5</vt:i4>
      </vt:variant>
      <vt:variant>
        <vt:lpwstr>08_NATO CPs/CP494_R1_A1.pdf</vt:lpwstr>
      </vt:variant>
      <vt:variant>
        <vt:lpwstr/>
      </vt:variant>
      <vt:variant>
        <vt:i4>5505074</vt:i4>
      </vt:variant>
      <vt:variant>
        <vt:i4>51</vt:i4>
      </vt:variant>
      <vt:variant>
        <vt:i4>0</vt:i4>
      </vt:variant>
      <vt:variant>
        <vt:i4>5</vt:i4>
      </vt:variant>
      <vt:variant>
        <vt:lpwstr>08_NATO CPs/CP493_MGA_A1.pdf</vt:lpwstr>
      </vt:variant>
      <vt:variant>
        <vt:lpwstr/>
      </vt:variant>
      <vt:variant>
        <vt:i4>5308536</vt:i4>
      </vt:variant>
      <vt:variant>
        <vt:i4>48</vt:i4>
      </vt:variant>
      <vt:variant>
        <vt:i4>0</vt:i4>
      </vt:variant>
      <vt:variant>
        <vt:i4>5</vt:i4>
      </vt:variant>
      <vt:variant>
        <vt:lpwstr>08_NATO CPs/CP492_R1_A1.pdf</vt:lpwstr>
      </vt:variant>
      <vt:variant>
        <vt:lpwstr/>
      </vt:variant>
      <vt:variant>
        <vt:i4>5439612</vt:i4>
      </vt:variant>
      <vt:variant>
        <vt:i4>45</vt:i4>
      </vt:variant>
      <vt:variant>
        <vt:i4>0</vt:i4>
      </vt:variant>
      <vt:variant>
        <vt:i4>5</vt:i4>
      </vt:variant>
      <vt:variant>
        <vt:lpwstr>08_NATO CPs/CP486_R2_A1.pdf</vt:lpwstr>
      </vt:variant>
      <vt:variant>
        <vt:lpwstr/>
      </vt:variant>
      <vt:variant>
        <vt:i4>5439615</vt:i4>
      </vt:variant>
      <vt:variant>
        <vt:i4>42</vt:i4>
      </vt:variant>
      <vt:variant>
        <vt:i4>0</vt:i4>
      </vt:variant>
      <vt:variant>
        <vt:i4>5</vt:i4>
      </vt:variant>
      <vt:variant>
        <vt:lpwstr>08_NATO CPs/CP485_R2_A1.pdf</vt:lpwstr>
      </vt:variant>
      <vt:variant>
        <vt:lpwstr/>
      </vt:variant>
      <vt:variant>
        <vt:i4>2490446</vt:i4>
      </vt:variant>
      <vt:variant>
        <vt:i4>39</vt:i4>
      </vt:variant>
      <vt:variant>
        <vt:i4>0</vt:i4>
      </vt:variant>
      <vt:variant>
        <vt:i4>5</vt:i4>
      </vt:variant>
      <vt:variant>
        <vt:lpwstr>http://nhqc3s.nato.int/MTF_CAT</vt:lpwstr>
      </vt:variant>
      <vt:variant>
        <vt:lpwstr/>
      </vt:variant>
      <vt:variant>
        <vt:i4>7471106</vt:i4>
      </vt:variant>
      <vt:variant>
        <vt:i4>36</vt:i4>
      </vt:variant>
      <vt:variant>
        <vt:i4>0</vt:i4>
      </vt:variant>
      <vt:variant>
        <vt:i4>5</vt:i4>
      </vt:variant>
      <vt:variant>
        <vt:lpwstr>08_NATO CPs</vt:lpwstr>
      </vt:variant>
      <vt:variant>
        <vt:lpwstr/>
      </vt:variant>
      <vt:variant>
        <vt:i4>6684747</vt:i4>
      </vt:variant>
      <vt:variant>
        <vt:i4>33</vt:i4>
      </vt:variant>
      <vt:variant>
        <vt:i4>0</vt:i4>
      </vt:variant>
      <vt:variant>
        <vt:i4>5</vt:i4>
      </vt:variant>
      <vt:variant>
        <vt:lpwstr>07_Future of DMS - Msg Format and Symbology  Sep 11.ppt</vt:lpwstr>
      </vt:variant>
      <vt:variant>
        <vt:lpwstr/>
      </vt:variant>
      <vt:variant>
        <vt:i4>6160447</vt:i4>
      </vt:variant>
      <vt:variant>
        <vt:i4>30</vt:i4>
      </vt:variant>
      <vt:variant>
        <vt:i4>0</vt:i4>
      </vt:variant>
      <vt:variant>
        <vt:i4>5</vt:i4>
      </vt:variant>
      <vt:variant>
        <vt:lpwstr>06_M201104C0F</vt:lpwstr>
      </vt:variant>
      <vt:variant>
        <vt:lpwstr/>
      </vt:variant>
      <vt:variant>
        <vt:i4>5832767</vt:i4>
      </vt:variant>
      <vt:variant>
        <vt:i4>27</vt:i4>
      </vt:variant>
      <vt:variant>
        <vt:i4>0</vt:i4>
      </vt:variant>
      <vt:variant>
        <vt:i4>5</vt:i4>
      </vt:variant>
      <vt:variant>
        <vt:lpwstr>06_M201103C0F</vt:lpwstr>
      </vt:variant>
      <vt:variant>
        <vt:lpwstr/>
      </vt:variant>
      <vt:variant>
        <vt:i4>4718711</vt:i4>
      </vt:variant>
      <vt:variant>
        <vt:i4>24</vt:i4>
      </vt:variant>
      <vt:variant>
        <vt:i4>0</vt:i4>
      </vt:variant>
      <vt:variant>
        <vt:i4>5</vt:i4>
      </vt:variant>
      <vt:variant>
        <vt:lpwstr>06_M201102C1F/06_M201102C1F_CoT-MTF (UNCLASSIFIED).txt</vt:lpwstr>
      </vt:variant>
      <vt:variant>
        <vt:lpwstr/>
      </vt:variant>
      <vt:variant>
        <vt:i4>2883641</vt:i4>
      </vt:variant>
      <vt:variant>
        <vt:i4>21</vt:i4>
      </vt:variant>
      <vt:variant>
        <vt:i4>0</vt:i4>
      </vt:variant>
      <vt:variant>
        <vt:i4>5</vt:i4>
      </vt:variant>
      <vt:variant>
        <vt:lpwstr>2011-3-ICP-VOTE-SUMMARY.xls</vt:lpwstr>
      </vt:variant>
      <vt:variant>
        <vt:lpwstr/>
      </vt:variant>
      <vt:variant>
        <vt:i4>1966084</vt:i4>
      </vt:variant>
      <vt:variant>
        <vt:i4>18</vt:i4>
      </vt:variant>
      <vt:variant>
        <vt:i4>0</vt:i4>
      </vt:variant>
      <vt:variant>
        <vt:i4>5</vt:i4>
      </vt:variant>
      <vt:variant>
        <vt:lpwstr>../../Local Settings/Raymond.Ford/Local Settings/Raymond.Ford/My Documents/USMTF/Local Settings/Temporary Internet Files/Local Settings/Temporary Internet Files/Local Settings/Local Settings/Local Settings/Temporary Internet Files/OLK4E/ICP_Status_Report.xls</vt:lpwstr>
      </vt:variant>
      <vt:variant>
        <vt:lpwstr/>
      </vt:variant>
      <vt:variant>
        <vt:i4>5242902</vt:i4>
      </vt:variant>
      <vt:variant>
        <vt:i4>15</vt:i4>
      </vt:variant>
      <vt:variant>
        <vt:i4>0</vt:i4>
      </vt:variant>
      <vt:variant>
        <vt:i4>5</vt:i4>
      </vt:variant>
      <vt:variant>
        <vt:lpwstr>../../Local Settings/Raymond.Ford/Local Settings/Raymond.Ford/My Documents/USMTF/Local Settings/Temporary Internet Files/Local Settings/Temporary Internet Files/Local Settings/Local Settings/Local Settings/Temporary Internet Files/OLK4E/05_3_CM_Tool_Forgemil_Reg_Screen_Shots.doc</vt:lpwstr>
      </vt:variant>
      <vt:variant>
        <vt:lpwstr/>
      </vt:variant>
      <vt:variant>
        <vt:i4>4063272</vt:i4>
      </vt:variant>
      <vt:variant>
        <vt:i4>12</vt:i4>
      </vt:variant>
      <vt:variant>
        <vt:i4>0</vt:i4>
      </vt:variant>
      <vt:variant>
        <vt:i4>5</vt:i4>
      </vt:variant>
      <vt:variant>
        <vt:lpwstr>../../Local Settings/Raymond.Ford/Local Settings/Raymond.Ford/My Documents/USMTF/Local Settings/Temporary Internet Files/Local Settings/Temporary Internet Files/Local Settings/Local Settings/Local Settings/Local Settings/Local Settings/Temporary Internet Files/Local Settings/Temporary Internet Files/Local Settings/Local Settings/Temporary Internet Files/Content.IE5/G3B4V1ID/Item 05_3 - Reports MDR &amp; COI</vt:lpwstr>
      </vt:variant>
      <vt:variant>
        <vt:lpwstr/>
      </vt:variant>
      <vt:variant>
        <vt:i4>6684730</vt:i4>
      </vt:variant>
      <vt:variant>
        <vt:i4>9</vt:i4>
      </vt:variant>
      <vt:variant>
        <vt:i4>0</vt:i4>
      </vt:variant>
      <vt:variant>
        <vt:i4>5</vt:i4>
      </vt:variant>
      <vt:variant>
        <vt:lpwstr>05_1_1stMTFCaT Trip Report.docx</vt:lpwstr>
      </vt:variant>
      <vt:variant>
        <vt:lpwstr/>
      </vt:variant>
      <vt:variant>
        <vt:i4>8257537</vt:i4>
      </vt:variant>
      <vt:variant>
        <vt:i4>6</vt:i4>
      </vt:variant>
      <vt:variant>
        <vt:i4>0</vt:i4>
      </vt:variant>
      <vt:variant>
        <vt:i4>5</vt:i4>
      </vt:variant>
      <vt:variant>
        <vt:lpwstr>04_Draft_USMTF_CCB_2011-2_RTD.doc</vt:lpwstr>
      </vt:variant>
      <vt:variant>
        <vt:lpwstr/>
      </vt:variant>
      <vt:variant>
        <vt:i4>4456534</vt:i4>
      </vt:variant>
      <vt:variant>
        <vt:i4>3</vt:i4>
      </vt:variant>
      <vt:variant>
        <vt:i4>0</vt:i4>
      </vt:variant>
      <vt:variant>
        <vt:i4>5</vt:i4>
      </vt:variant>
      <vt:variant>
        <vt:lpwstr>https://connect.dco.dod.mil/ccb20113</vt:lpwstr>
      </vt:variant>
      <vt:variant>
        <vt:lpwstr/>
      </vt:variant>
      <vt:variant>
        <vt:i4>4522069</vt:i4>
      </vt:variant>
      <vt:variant>
        <vt:i4>0</vt:i4>
      </vt:variant>
      <vt:variant>
        <vt:i4>0</vt:i4>
      </vt:variant>
      <vt:variant>
        <vt:i4>5</vt:i4>
      </vt:variant>
      <vt:variant>
        <vt:lpwstr>https://www.us.army.mil/suite/page/441756</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USMTF CCB 2015-2 Final RTD</dc:title>
  <dc:subject>Record of Technical Discussions for CCB  2012-3</dc:subject>
  <dc:creator>DISA</dc:creator>
  <cp:keywords>RTD, CCB, USMTF</cp:keywords>
  <dc:description>As modified by USAF comments at CCB 15-3. Added corrected A.I. and attendee list I.A.W. Lam's email.</dc:description>
  <cp:lastModifiedBy>JARVIS, STEPHEN G CIV USAF ACC ACC A589/A5JI</cp:lastModifiedBy>
  <cp:revision>3</cp:revision>
  <cp:lastPrinted>2014-07-25T19:39:00Z</cp:lastPrinted>
  <dcterms:created xsi:type="dcterms:W3CDTF">2018-02-15T20:17:00Z</dcterms:created>
  <dcterms:modified xsi:type="dcterms:W3CDTF">2018-02-15T20:17:00Z</dcterms:modified>
  <cp:category>RTD</cp:category>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PSDescription">
    <vt:lpwstr>Agenda for USMTF COI Meeting 2007-01</vt:lpwstr>
  </property>
  <property fmtid="{D5CDD505-2E9C-101B-9397-08002B2CF9AE}" pid="3" name="PrivacyAct">
    <vt:lpwstr>NO</vt:lpwstr>
  </property>
  <property fmtid="{D5CDD505-2E9C-101B-9397-08002B2CF9AE}" pid="4" name="Language">
    <vt:lpwstr>EN - English American</vt:lpwstr>
  </property>
  <property fmtid="{D5CDD505-2E9C-101B-9397-08002B2CF9AE}" pid="5" name="Creator">
    <vt:lpwstr>DISA</vt:lpwstr>
  </property>
  <property fmtid="{D5CDD505-2E9C-101B-9397-08002B2CF9AE}" pid="6" name="Copyright">
    <vt:lpwstr>NO</vt:lpwstr>
  </property>
  <property fmtid="{D5CDD505-2E9C-101B-9397-08002B2CF9AE}" pid="7" name="Classification">
    <vt:lpwstr>Unclassified</vt:lpwstr>
  </property>
  <property fmtid="{D5CDD505-2E9C-101B-9397-08002B2CF9AE}" pid="8" name="IntellectualProperyRights">
    <vt:lpwstr>NO</vt:lpwstr>
  </property>
  <property fmtid="{D5CDD505-2E9C-101B-9397-08002B2CF9AE}" pid="9" name="DateInfoCutOff">
    <vt:lpwstr/>
  </property>
  <property fmtid="{D5CDD505-2E9C-101B-9397-08002B2CF9AE}" pid="10" name="MediaFormat">
    <vt:lpwstr/>
  </property>
  <property fmtid="{D5CDD505-2E9C-101B-9397-08002B2CF9AE}" pid="11" name="FacilityName">
    <vt:lpwstr/>
  </property>
  <property fmtid="{D5CDD505-2E9C-101B-9397-08002B2CF9AE}" pid="12" name="FacilityBENumber">
    <vt:lpwstr/>
  </property>
  <property fmtid="{D5CDD505-2E9C-101B-9397-08002B2CF9AE}" pid="13" name="CountryCode">
    <vt:lpwstr/>
  </property>
  <property fmtid="{D5CDD505-2E9C-101B-9397-08002B2CF9AE}" pid="14" name="PostalCode">
    <vt:lpwstr/>
  </property>
  <property fmtid="{D5CDD505-2E9C-101B-9397-08002B2CF9AE}" pid="15" name="AddressLine">
    <vt:lpwstr/>
  </property>
  <property fmtid="{D5CDD505-2E9C-101B-9397-08002B2CF9AE}" pid="16" name="DateStart">
    <vt:lpwstr/>
  </property>
  <property fmtid="{D5CDD505-2E9C-101B-9397-08002B2CF9AE}" pid="17" name="VirtualAddress">
    <vt:lpwstr/>
  </property>
  <property fmtid="{D5CDD505-2E9C-101B-9397-08002B2CF9AE}" pid="18" name="GeographicReference">
    <vt:lpwstr/>
  </property>
  <property fmtid="{D5CDD505-2E9C-101B-9397-08002B2CF9AE}" pid="19" name="NetworkProtocol">
    <vt:lpwstr/>
  </property>
  <property fmtid="{D5CDD505-2E9C-101B-9397-08002B2CF9AE}" pid="20" name="DisseminationControls">
    <vt:lpwstr/>
  </property>
  <property fmtid="{D5CDD505-2E9C-101B-9397-08002B2CF9AE}" pid="21" name="DateCreated">
    <vt:lpwstr/>
  </property>
  <property fmtid="{D5CDD505-2E9C-101B-9397-08002B2CF9AE}" pid="22" name="DateValidTil">
    <vt:lpwstr/>
  </property>
  <property fmtid="{D5CDD505-2E9C-101B-9397-08002B2CF9AE}" pid="23" name="FacilityOSuffix">
    <vt:lpwstr/>
  </property>
  <property fmtid="{D5CDD505-2E9C-101B-9397-08002B2CF9AE}" pid="24" name="Key Words">
    <vt:lpwstr/>
  </property>
  <property fmtid="{D5CDD505-2E9C-101B-9397-08002B2CF9AE}" pid="25" name="City">
    <vt:lpwstr/>
  </property>
  <property fmtid="{D5CDD505-2E9C-101B-9397-08002B2CF9AE}" pid="26" name="POC">
    <vt:lpwstr/>
  </property>
  <property fmtid="{D5CDD505-2E9C-101B-9397-08002B2CF9AE}" pid="27" name="Province">
    <vt:lpwstr/>
  </property>
  <property fmtid="{D5CDD505-2E9C-101B-9397-08002B2CF9AE}" pid="28" name="TimePeriod">
    <vt:lpwstr/>
  </property>
  <property fmtid="{D5CDD505-2E9C-101B-9397-08002B2CF9AE}" pid="29" name="DateEnd">
    <vt:lpwstr/>
  </property>
  <property fmtid="{D5CDD505-2E9C-101B-9397-08002B2CF9AE}" pid="30" name="Region">
    <vt:lpwstr/>
  </property>
  <property fmtid="{D5CDD505-2E9C-101B-9397-08002B2CF9AE}" pid="31" name="PlaceName">
    <vt:lpwstr/>
  </property>
  <property fmtid="{D5CDD505-2E9C-101B-9397-08002B2CF9AE}" pid="32" name="State">
    <vt:lpwstr/>
  </property>
  <property fmtid="{D5CDD505-2E9C-101B-9397-08002B2CF9AE}" pid="33" name="ContentTypeId">
    <vt:lpwstr>0x010100B58F24441B1E0D46817CB69E30ADCF50</vt:lpwstr>
  </property>
  <property fmtid="{D5CDD505-2E9C-101B-9397-08002B2CF9AE}" pid="34" name="Order">
    <vt:r8>2400</vt:r8>
  </property>
  <property fmtid="{D5CDD505-2E9C-101B-9397-08002B2CF9AE}" pid="35" name="xd_ProgID">
    <vt:lpwstr/>
  </property>
  <property fmtid="{D5CDD505-2E9C-101B-9397-08002B2CF9AE}" pid="36" name="_SourceUrl">
    <vt:lpwstr/>
  </property>
  <property fmtid="{D5CDD505-2E9C-101B-9397-08002B2CF9AE}" pid="37" name="_SharedFileIndex">
    <vt:lpwstr/>
  </property>
  <property fmtid="{D5CDD505-2E9C-101B-9397-08002B2CF9AE}" pid="38" name="TemplateUrl">
    <vt:lpwstr/>
  </property>
  <property fmtid="{D5CDD505-2E9C-101B-9397-08002B2CF9AE}" pid="39" name="_CopySource">
    <vt:lpwstr/>
  </property>
  <property fmtid="{D5CDD505-2E9C-101B-9397-08002B2CF9AE}" pid="40" name="Owner">
    <vt:lpwstr>USAF</vt:lpwstr>
  </property>
  <property fmtid="{D5CDD505-2E9C-101B-9397-08002B2CF9AE}" pid="41" name="Agenda">
    <vt:r8>4.1</vt:r8>
  </property>
  <property fmtid="{D5CDD505-2E9C-101B-9397-08002B2CF9AE}" pid="42" name="CCB">
    <vt:lpwstr>14-2</vt:lpwstr>
  </property>
</Properties>
</file>