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EDC3C2" w14:textId="0828291D" w:rsidR="00BD2E5D" w:rsidRPr="00BD2E5D" w:rsidRDefault="00BD2E5D" w:rsidP="00BD2E5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NUMBER</w:t>
      </w:r>
      <w:r w:rsidRPr="00BD2E5D">
        <w:rPr>
          <w:rFonts w:ascii="Times New Roman" w:hAnsi="Times New Roman" w:cs="Times New Roman"/>
          <w:sz w:val="24"/>
          <w:szCs w:val="24"/>
        </w:rPr>
        <w:t>:</w:t>
      </w:r>
      <w:r w:rsidRPr="00BD2E5D">
        <w:rPr>
          <w:rFonts w:ascii="Times New Roman" w:hAnsi="Times New Roman" w:cs="Times New Roman"/>
          <w:sz w:val="24"/>
          <w:szCs w:val="24"/>
        </w:rPr>
        <w:tab/>
      </w:r>
      <w:r w:rsidRPr="00BD2E5D">
        <w:rPr>
          <w:rFonts w:ascii="Times New Roman" w:hAnsi="Times New Roman" w:cs="Times New Roman"/>
          <w:sz w:val="24"/>
          <w:szCs w:val="24"/>
        </w:rPr>
        <w:tab/>
      </w:r>
      <w:r w:rsidR="003E37D3">
        <w:rPr>
          <w:rFonts w:ascii="Times New Roman" w:eastAsia="Times New Roman" w:hAnsi="Times New Roman"/>
          <w:sz w:val="24"/>
          <w:szCs w:val="24"/>
        </w:rPr>
        <w:t>M2018-02-C1-F</w:t>
      </w:r>
    </w:p>
    <w:p w14:paraId="0E7BF4FF" w14:textId="77777777" w:rsidR="00BD2E5D" w:rsidRPr="00BD2E5D" w:rsidRDefault="00BD2E5D" w:rsidP="00BD2E5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4729681" w14:textId="6585F006" w:rsidR="00BD2E5D" w:rsidRPr="00BD2E5D" w:rsidRDefault="00BD2E5D" w:rsidP="00BD2E5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TITLE</w:t>
      </w:r>
      <w:r w:rsidRPr="00BD2E5D">
        <w:rPr>
          <w:rFonts w:ascii="Times New Roman" w:hAnsi="Times New Roman" w:cs="Times New Roman"/>
          <w:sz w:val="24"/>
          <w:szCs w:val="24"/>
        </w:rPr>
        <w:t>:</w:t>
      </w:r>
      <w:r w:rsidRPr="00BD2E5D">
        <w:rPr>
          <w:rFonts w:ascii="Times New Roman" w:hAnsi="Times New Roman" w:cs="Times New Roman"/>
          <w:sz w:val="24"/>
          <w:szCs w:val="24"/>
        </w:rPr>
        <w:tab/>
      </w:r>
      <w:r w:rsidRPr="00BD2E5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Creation of NIEM Conformant </w:t>
      </w:r>
      <w:r w:rsidR="00171E2D">
        <w:rPr>
          <w:rFonts w:ascii="Times New Roman" w:hAnsi="Times New Roman"/>
          <w:sz w:val="24"/>
          <w:szCs w:val="24"/>
        </w:rPr>
        <w:t xml:space="preserve">Decimal </w:t>
      </w:r>
      <w:r w:rsidR="00BC5523">
        <w:rPr>
          <w:rFonts w:ascii="Times New Roman" w:hAnsi="Times New Roman"/>
          <w:sz w:val="24"/>
          <w:szCs w:val="24"/>
        </w:rPr>
        <w:t>Simple</w:t>
      </w:r>
      <w:r w:rsidR="003136B6">
        <w:rPr>
          <w:rFonts w:ascii="Times New Roman" w:hAnsi="Times New Roman"/>
          <w:sz w:val="24"/>
          <w:szCs w:val="24"/>
        </w:rPr>
        <w:t xml:space="preserve"> Types</w:t>
      </w:r>
    </w:p>
    <w:p w14:paraId="7B04B1B8" w14:textId="77777777" w:rsidR="00BD2E5D" w:rsidRPr="00BD2E5D" w:rsidRDefault="00BD2E5D" w:rsidP="00BD2E5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E22DE65" w14:textId="77777777" w:rsidR="00BD2E5D" w:rsidRPr="00BD2E5D" w:rsidRDefault="00BD2E5D" w:rsidP="00BD2E5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ORIGINATOR</w:t>
      </w:r>
      <w:r w:rsidRPr="00BD2E5D">
        <w:rPr>
          <w:rFonts w:ascii="Times New Roman" w:hAnsi="Times New Roman" w:cs="Times New Roman"/>
          <w:sz w:val="24"/>
          <w:szCs w:val="24"/>
        </w:rPr>
        <w:t>:</w:t>
      </w:r>
      <w:r w:rsidRPr="00BD2E5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ACC/A5JIM</w:t>
      </w:r>
    </w:p>
    <w:p w14:paraId="1ABAC0F4" w14:textId="77777777" w:rsidR="00BD2E5D" w:rsidRDefault="00BD2E5D" w:rsidP="00BD2E5D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300 Exploration Way</w:t>
      </w:r>
    </w:p>
    <w:p w14:paraId="098918A6" w14:textId="77777777" w:rsidR="00BD2E5D" w:rsidRPr="00BD2E5D" w:rsidRDefault="00BD2E5D" w:rsidP="00BD2E5D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Hampton, VA 23666</w:t>
      </w:r>
    </w:p>
    <w:p w14:paraId="6B836122" w14:textId="77777777" w:rsidR="00BD2E5D" w:rsidRPr="00BD2E5D" w:rsidRDefault="00BD2E5D" w:rsidP="00BD2E5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A324479" w14:textId="2971EB41" w:rsidR="00BD2E5D" w:rsidRPr="00BD2E5D" w:rsidRDefault="00BD2E5D" w:rsidP="003136B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PROBLEM STATEMENT</w:t>
      </w:r>
      <w:r w:rsidRPr="00BD2E5D">
        <w:rPr>
          <w:rFonts w:ascii="Times New Roman" w:hAnsi="Times New Roman" w:cs="Times New Roman"/>
          <w:sz w:val="24"/>
          <w:szCs w:val="24"/>
        </w:rPr>
        <w:t xml:space="preserve">:  </w:t>
      </w:r>
      <w:r w:rsidR="003136B6" w:rsidRPr="003136B6">
        <w:rPr>
          <w:rFonts w:ascii="Times New Roman" w:eastAsia="Times New Roman" w:hAnsi="Times New Roman"/>
          <w:sz w:val="24"/>
          <w:szCs w:val="24"/>
        </w:rPr>
        <w:t>To minimize the number of simple types required</w:t>
      </w:r>
      <w:r w:rsidR="00BC5523">
        <w:rPr>
          <w:rFonts w:ascii="Times New Roman" w:eastAsia="Times New Roman" w:hAnsi="Times New Roman"/>
          <w:sz w:val="24"/>
          <w:szCs w:val="24"/>
        </w:rPr>
        <w:t xml:space="preserve"> for submission to NIEM</w:t>
      </w:r>
      <w:r w:rsidR="003136B6" w:rsidRPr="003136B6">
        <w:rPr>
          <w:rFonts w:ascii="Times New Roman" w:eastAsia="Times New Roman" w:hAnsi="Times New Roman"/>
          <w:sz w:val="24"/>
          <w:szCs w:val="24"/>
        </w:rPr>
        <w:t>, the USMTF CCB agreed to rationalize data types that possessed the same qualities. This ICP address</w:t>
      </w:r>
      <w:r w:rsidR="003136B6">
        <w:rPr>
          <w:rFonts w:ascii="Times New Roman" w:eastAsia="Times New Roman" w:hAnsi="Times New Roman"/>
          <w:sz w:val="24"/>
          <w:szCs w:val="24"/>
        </w:rPr>
        <w:t>es</w:t>
      </w:r>
      <w:r w:rsidR="003136B6" w:rsidRPr="003136B6">
        <w:rPr>
          <w:rFonts w:ascii="Times New Roman" w:eastAsia="Times New Roman" w:hAnsi="Times New Roman"/>
          <w:sz w:val="24"/>
          <w:szCs w:val="24"/>
        </w:rPr>
        <w:t xml:space="preserve"> </w:t>
      </w:r>
      <w:r w:rsidR="003136B6">
        <w:rPr>
          <w:rFonts w:ascii="Times New Roman" w:eastAsia="Times New Roman" w:hAnsi="Times New Roman"/>
          <w:sz w:val="24"/>
          <w:szCs w:val="24"/>
        </w:rPr>
        <w:t xml:space="preserve">the </w:t>
      </w:r>
      <w:r w:rsidR="00210DE2">
        <w:rPr>
          <w:rFonts w:ascii="Times New Roman" w:eastAsia="Times New Roman" w:hAnsi="Times New Roman"/>
          <w:sz w:val="24"/>
          <w:szCs w:val="24"/>
        </w:rPr>
        <w:t>decimal</w:t>
      </w:r>
      <w:r w:rsidR="003136B6" w:rsidRPr="003136B6">
        <w:rPr>
          <w:rFonts w:ascii="Times New Roman" w:eastAsia="Times New Roman" w:hAnsi="Times New Roman"/>
          <w:sz w:val="24"/>
          <w:szCs w:val="24"/>
        </w:rPr>
        <w:t xml:space="preserve"> data types.</w:t>
      </w:r>
    </w:p>
    <w:p w14:paraId="657997D1" w14:textId="77777777" w:rsidR="00BD2E5D" w:rsidRPr="00BD2E5D" w:rsidRDefault="00BD2E5D" w:rsidP="00BD2E5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4C2202B" w14:textId="42F650C1" w:rsidR="00BD2E5D" w:rsidRPr="00BD2E5D" w:rsidRDefault="00BD2E5D" w:rsidP="0044123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PROPOSED SOLUTION</w:t>
      </w:r>
      <w:r w:rsidRPr="00BD2E5D">
        <w:rPr>
          <w:rFonts w:ascii="Times New Roman" w:hAnsi="Times New Roman" w:cs="Times New Roman"/>
          <w:sz w:val="24"/>
          <w:szCs w:val="24"/>
        </w:rPr>
        <w:t xml:space="preserve">:  </w:t>
      </w:r>
      <w:r w:rsidR="00D83064">
        <w:rPr>
          <w:rFonts w:ascii="Times New Roman" w:eastAsia="Times New Roman" w:hAnsi="Times New Roman"/>
          <w:sz w:val="24"/>
          <w:szCs w:val="24"/>
        </w:rPr>
        <w:t xml:space="preserve">Update </w:t>
      </w:r>
      <w:r>
        <w:rPr>
          <w:rFonts w:ascii="Times New Roman" w:eastAsia="Times New Roman" w:hAnsi="Times New Roman"/>
          <w:sz w:val="24"/>
          <w:szCs w:val="24"/>
        </w:rPr>
        <w:t>USMTF</w:t>
      </w:r>
      <w:r w:rsidR="00210DE2">
        <w:rPr>
          <w:rFonts w:ascii="Times New Roman" w:eastAsia="Times New Roman" w:hAnsi="Times New Roman"/>
          <w:sz w:val="24"/>
          <w:szCs w:val="24"/>
        </w:rPr>
        <w:t xml:space="preserve"> to support NIEM conformant decimal</w:t>
      </w:r>
      <w:r w:rsidR="00D83064">
        <w:rPr>
          <w:rFonts w:ascii="Times New Roman" w:eastAsia="Times New Roman" w:hAnsi="Times New Roman"/>
          <w:sz w:val="24"/>
          <w:szCs w:val="24"/>
        </w:rPr>
        <w:t xml:space="preserve"> </w:t>
      </w:r>
      <w:r w:rsidR="00BC5523">
        <w:rPr>
          <w:rFonts w:ascii="Times New Roman" w:eastAsia="Times New Roman" w:hAnsi="Times New Roman"/>
          <w:sz w:val="24"/>
          <w:szCs w:val="24"/>
        </w:rPr>
        <w:t>simple</w:t>
      </w:r>
      <w:r w:rsidR="00D83064">
        <w:rPr>
          <w:rFonts w:ascii="Times New Roman" w:eastAsia="Times New Roman" w:hAnsi="Times New Roman"/>
          <w:sz w:val="24"/>
          <w:szCs w:val="24"/>
        </w:rPr>
        <w:t xml:space="preserve"> types</w:t>
      </w:r>
      <w:r w:rsidR="001744A3">
        <w:rPr>
          <w:rFonts w:ascii="Times New Roman" w:eastAsia="Times New Roman" w:hAnsi="Times New Roman"/>
          <w:sz w:val="24"/>
          <w:szCs w:val="24"/>
        </w:rPr>
        <w:t>.</w:t>
      </w:r>
    </w:p>
    <w:p w14:paraId="2658D309" w14:textId="77777777" w:rsidR="00BD2E5D" w:rsidRPr="00BD2E5D" w:rsidRDefault="00BD2E5D" w:rsidP="00BD2E5D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8A4C9B3" w14:textId="7BA7FA5A" w:rsidR="00BD2E5D" w:rsidRPr="00BD2E5D" w:rsidRDefault="00BD2E5D" w:rsidP="00BD2E5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TECHNICAL POC(S)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del w:id="0" w:author="Ford, Raymond F (Ray) Jr CIV DISA EE (US)" w:date="2018-03-27T13:06:00Z">
        <w:r w:rsidDel="00AD56F7">
          <w:rPr>
            <w:rFonts w:ascii="Times New Roman" w:eastAsia="Times New Roman" w:hAnsi="Times New Roman"/>
            <w:sz w:val="24"/>
            <w:szCs w:val="24"/>
          </w:rPr>
          <w:delText>Mr. Marcus Power</w:delText>
        </w:r>
      </w:del>
      <w:ins w:id="1" w:author="Ford, Raymond F (Ray) Jr CIV DISA EE (US)" w:date="2018-03-27T13:06:00Z">
        <w:r w:rsidR="00AD56F7">
          <w:rPr>
            <w:rFonts w:ascii="Times New Roman" w:eastAsia="Times New Roman" w:hAnsi="Times New Roman"/>
            <w:sz w:val="24"/>
            <w:szCs w:val="24"/>
          </w:rPr>
          <w:t xml:space="preserve"> Mr. Stephen Jarvis</w:t>
        </w:r>
      </w:ins>
    </w:p>
    <w:p w14:paraId="24DAB22B" w14:textId="763C39EA" w:rsidR="00BD2E5D" w:rsidRDefault="00BD2E5D" w:rsidP="00BD2E5D">
      <w:pPr>
        <w:pStyle w:val="ListParagraph"/>
        <w:ind w:left="288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ACC/A5JI</w:t>
      </w:r>
      <w:del w:id="2" w:author="Ford, Raymond F (Ray) Jr CIV DISA EE (US)" w:date="2018-03-27T13:06:00Z">
        <w:r w:rsidDel="00AD56F7">
          <w:rPr>
            <w:rFonts w:ascii="Times New Roman" w:eastAsia="Times New Roman" w:hAnsi="Times New Roman"/>
            <w:sz w:val="24"/>
            <w:szCs w:val="24"/>
          </w:rPr>
          <w:delText>M</w:delText>
        </w:r>
      </w:del>
    </w:p>
    <w:p w14:paraId="74F1E2CD" w14:textId="77777777" w:rsidR="00BD2E5D" w:rsidRDefault="00BD2E5D" w:rsidP="00BD2E5D">
      <w:pPr>
        <w:pStyle w:val="ListParagraph"/>
        <w:ind w:left="288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300 Exploration Way</w:t>
      </w:r>
    </w:p>
    <w:p w14:paraId="7E96C1BD" w14:textId="77777777" w:rsidR="00BD2E5D" w:rsidRDefault="00BD2E5D" w:rsidP="00BD2E5D">
      <w:pPr>
        <w:pStyle w:val="ListParagraph"/>
        <w:ind w:left="288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Hampton, VA 23666</w:t>
      </w:r>
    </w:p>
    <w:p w14:paraId="789365D2" w14:textId="4204FF73" w:rsidR="00BD2E5D" w:rsidRDefault="00BD2E5D" w:rsidP="00BD2E5D">
      <w:pPr>
        <w:pStyle w:val="ListParagraph"/>
        <w:ind w:left="288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Phone: </w:t>
      </w:r>
      <w:r w:rsidR="00BC5523">
        <w:rPr>
          <w:rFonts w:ascii="Times New Roman" w:eastAsia="Times New Roman" w:hAnsi="Times New Roman"/>
          <w:sz w:val="24"/>
          <w:szCs w:val="24"/>
        </w:rPr>
        <w:t>757-225-6276 / DSN 575-6276</w:t>
      </w:r>
    </w:p>
    <w:p w14:paraId="49B6145D" w14:textId="622A65F1" w:rsidR="00BD2E5D" w:rsidRDefault="00BD2E5D" w:rsidP="00BD2E5D">
      <w:pPr>
        <w:pStyle w:val="ListParagraph"/>
        <w:ind w:left="2880"/>
        <w:rPr>
          <w:rStyle w:val="Hyperlink"/>
          <w:rFonts w:ascii="Times New Roman" w:eastAsia="Calibri" w:hAnsi="Times New Roman"/>
          <w:sz w:val="24"/>
          <w:szCs w:val="24"/>
        </w:rPr>
      </w:pPr>
      <w:r w:rsidRPr="00546ED6">
        <w:rPr>
          <w:rFonts w:ascii="Times New Roman" w:eastAsia="Times New Roman" w:hAnsi="Times New Roman"/>
          <w:sz w:val="24"/>
          <w:szCs w:val="24"/>
        </w:rPr>
        <w:t>Email</w:t>
      </w:r>
      <w:r>
        <w:rPr>
          <w:rFonts w:ascii="Times New Roman" w:eastAsia="Calibri" w:hAnsi="Times New Roman" w:cs="Times New Roman"/>
          <w:sz w:val="24"/>
          <w:szCs w:val="24"/>
        </w:rPr>
        <w:t xml:space="preserve">:  </w:t>
      </w:r>
      <w:del w:id="3" w:author="Ford, Raymond F (Ray) Jr CIV DISA EE (US)" w:date="2018-03-27T13:06:00Z">
        <w:r w:rsidR="006C1F44" w:rsidDel="00AD56F7">
          <w:fldChar w:fldCharType="begin"/>
        </w:r>
        <w:r w:rsidR="006C1F44" w:rsidDel="00AD56F7">
          <w:delInstrText xml:space="preserve"> HYPERLINK "mailto:marcus.power@us.af.mil" </w:delInstrText>
        </w:r>
        <w:r w:rsidR="006C1F44" w:rsidDel="00AD56F7">
          <w:fldChar w:fldCharType="separate"/>
        </w:r>
        <w:r w:rsidDel="00AD56F7">
          <w:rPr>
            <w:rStyle w:val="Hyperlink"/>
            <w:rFonts w:ascii="Times New Roman" w:eastAsia="Calibri" w:hAnsi="Times New Roman"/>
            <w:sz w:val="24"/>
            <w:szCs w:val="24"/>
          </w:rPr>
          <w:delText>marcus.power@us.af.mil</w:delText>
        </w:r>
        <w:r w:rsidR="006C1F44" w:rsidDel="00AD56F7">
          <w:rPr>
            <w:rStyle w:val="Hyperlink"/>
            <w:rFonts w:ascii="Times New Roman" w:eastAsia="Calibri" w:hAnsi="Times New Roman"/>
            <w:sz w:val="24"/>
            <w:szCs w:val="24"/>
          </w:rPr>
          <w:fldChar w:fldCharType="end"/>
        </w:r>
      </w:del>
      <w:ins w:id="4" w:author="Ford, Raymond F (Ray) Jr CIV DISA EE (US)" w:date="2018-03-27T13:06:00Z">
        <w:r w:rsidR="00AD56F7">
          <w:rPr>
            <w:rStyle w:val="Hyperlink"/>
            <w:rFonts w:ascii="Times New Roman" w:eastAsia="Calibri" w:hAnsi="Times New Roman"/>
            <w:sz w:val="24"/>
            <w:szCs w:val="24"/>
          </w:rPr>
          <w:t xml:space="preserve"> </w:t>
        </w:r>
        <w:r w:rsidR="00AD56F7">
          <w:fldChar w:fldCharType="begin"/>
        </w:r>
        <w:r w:rsidR="00AD56F7">
          <w:instrText xml:space="preserve"> HYPERLINK "mailto:stephen.jarvis@us.af.mil" </w:instrText>
        </w:r>
        <w:r w:rsidR="00AD56F7">
          <w:fldChar w:fldCharType="separate"/>
        </w:r>
        <w:r w:rsidR="00AD56F7" w:rsidRPr="00CF7D8A">
          <w:rPr>
            <w:rStyle w:val="Hyperlink"/>
            <w:rFonts w:ascii="Times New Roman" w:eastAsia="Calibri" w:hAnsi="Times New Roman"/>
            <w:sz w:val="24"/>
            <w:szCs w:val="24"/>
          </w:rPr>
          <w:t>stephen.jarvis@us.af.mil</w:t>
        </w:r>
        <w:r w:rsidR="00AD56F7">
          <w:rPr>
            <w:rStyle w:val="Hyperlink"/>
            <w:rFonts w:ascii="Times New Roman" w:eastAsia="Calibri" w:hAnsi="Times New Roman"/>
            <w:sz w:val="24"/>
            <w:szCs w:val="24"/>
          </w:rPr>
          <w:fldChar w:fldCharType="end"/>
        </w:r>
      </w:ins>
    </w:p>
    <w:p w14:paraId="6937FCFD" w14:textId="77777777" w:rsidR="00BD2E5D" w:rsidRDefault="00BD2E5D" w:rsidP="00BD2E5D">
      <w:pPr>
        <w:rPr>
          <w:rFonts w:ascii="Times New Roman" w:hAnsi="Times New Roman" w:cs="Times New Roman"/>
          <w:sz w:val="24"/>
          <w:szCs w:val="24"/>
        </w:rPr>
      </w:pPr>
    </w:p>
    <w:p w14:paraId="23F16182" w14:textId="5309A75D" w:rsidR="00210DE2" w:rsidRDefault="00210DE2" w:rsidP="00BD2E5D">
      <w:pPr>
        <w:rPr>
          <w:rFonts w:ascii="Times New Roman" w:hAnsi="Times New Roman" w:cs="Times New Roman"/>
          <w:sz w:val="24"/>
          <w:szCs w:val="24"/>
        </w:rPr>
      </w:pPr>
    </w:p>
    <w:p w14:paraId="73A8354A" w14:textId="77777777" w:rsidR="00210DE2" w:rsidRPr="00210DE2" w:rsidRDefault="00210DE2" w:rsidP="00210DE2">
      <w:pPr>
        <w:rPr>
          <w:rFonts w:ascii="Times New Roman" w:hAnsi="Times New Roman" w:cs="Times New Roman"/>
          <w:sz w:val="24"/>
          <w:szCs w:val="24"/>
        </w:rPr>
      </w:pPr>
    </w:p>
    <w:p w14:paraId="0EA3DECC" w14:textId="77777777" w:rsidR="00210DE2" w:rsidRPr="00210DE2" w:rsidRDefault="00210DE2" w:rsidP="00210DE2">
      <w:pPr>
        <w:rPr>
          <w:rFonts w:ascii="Times New Roman" w:hAnsi="Times New Roman" w:cs="Times New Roman"/>
          <w:sz w:val="24"/>
          <w:szCs w:val="24"/>
        </w:rPr>
      </w:pPr>
    </w:p>
    <w:p w14:paraId="7FDF9FB9" w14:textId="77777777" w:rsidR="00210DE2" w:rsidRPr="00210DE2" w:rsidRDefault="00210DE2" w:rsidP="00210DE2">
      <w:pPr>
        <w:rPr>
          <w:rFonts w:ascii="Times New Roman" w:hAnsi="Times New Roman" w:cs="Times New Roman"/>
          <w:sz w:val="24"/>
          <w:szCs w:val="24"/>
        </w:rPr>
      </w:pPr>
    </w:p>
    <w:p w14:paraId="24B93571" w14:textId="77777777" w:rsidR="00210DE2" w:rsidRPr="00210DE2" w:rsidRDefault="00210DE2" w:rsidP="00210DE2">
      <w:pPr>
        <w:rPr>
          <w:rFonts w:ascii="Times New Roman" w:hAnsi="Times New Roman" w:cs="Times New Roman"/>
          <w:sz w:val="24"/>
          <w:szCs w:val="24"/>
        </w:rPr>
      </w:pPr>
    </w:p>
    <w:p w14:paraId="7AE37C87" w14:textId="77777777" w:rsidR="00210DE2" w:rsidRPr="00210DE2" w:rsidRDefault="00210DE2" w:rsidP="00210DE2">
      <w:pPr>
        <w:rPr>
          <w:rFonts w:ascii="Times New Roman" w:hAnsi="Times New Roman" w:cs="Times New Roman"/>
          <w:sz w:val="24"/>
          <w:szCs w:val="24"/>
        </w:rPr>
      </w:pPr>
    </w:p>
    <w:p w14:paraId="54DCF29F" w14:textId="77777777" w:rsidR="00210DE2" w:rsidRPr="00210DE2" w:rsidRDefault="00210DE2" w:rsidP="00210DE2">
      <w:pPr>
        <w:rPr>
          <w:rFonts w:ascii="Times New Roman" w:hAnsi="Times New Roman" w:cs="Times New Roman"/>
          <w:sz w:val="24"/>
          <w:szCs w:val="24"/>
        </w:rPr>
      </w:pPr>
    </w:p>
    <w:p w14:paraId="34667932" w14:textId="5A91412E" w:rsidR="00210DE2" w:rsidRDefault="00210DE2" w:rsidP="00210DE2">
      <w:pPr>
        <w:tabs>
          <w:tab w:val="left" w:pos="70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6AAA7BB" w14:textId="13B9D0F0" w:rsidR="00443351" w:rsidRPr="00210DE2" w:rsidRDefault="00210DE2" w:rsidP="00210DE2">
      <w:pPr>
        <w:tabs>
          <w:tab w:val="left" w:pos="7060"/>
        </w:tabs>
        <w:rPr>
          <w:rFonts w:ascii="Times New Roman" w:hAnsi="Times New Roman" w:cs="Times New Roman"/>
          <w:sz w:val="24"/>
          <w:szCs w:val="24"/>
        </w:rPr>
        <w:sectPr w:rsidR="00443351" w:rsidRPr="00210DE2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F06A774" w14:textId="01E57291" w:rsidR="00724F1A" w:rsidRDefault="00070790" w:rsidP="00724F1A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sdt>
        <w:sdtPr>
          <w:rPr>
            <w:rFonts w:ascii="Times New Roman" w:hAnsi="Times New Roman"/>
            <w:b/>
            <w:sz w:val="24"/>
            <w:szCs w:val="24"/>
          </w:rPr>
          <w:alias w:val="Title"/>
          <w:id w:val="2057660059"/>
          <w:placeholder>
            <w:docPart w:val="B54AA39E014C46B5AA24F3E0EF424BB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24F1A" w:rsidRPr="00724F1A">
            <w:rPr>
              <w:rFonts w:ascii="Times New Roman" w:hAnsi="Times New Roman"/>
              <w:b/>
              <w:sz w:val="24"/>
              <w:szCs w:val="24"/>
            </w:rPr>
            <w:t xml:space="preserve">Creation of NIEM Conformant </w:t>
          </w:r>
          <w:r w:rsidR="00210DE2">
            <w:rPr>
              <w:rFonts w:ascii="Times New Roman" w:hAnsi="Times New Roman"/>
              <w:b/>
              <w:sz w:val="24"/>
              <w:szCs w:val="24"/>
            </w:rPr>
            <w:t>Decimal</w:t>
          </w:r>
          <w:r w:rsidR="00724F1A" w:rsidRPr="00724F1A">
            <w:rPr>
              <w:rFonts w:ascii="Times New Roman" w:hAnsi="Times New Roman"/>
              <w:b/>
              <w:sz w:val="24"/>
              <w:szCs w:val="24"/>
            </w:rPr>
            <w:t xml:space="preserve"> Simple Types</w:t>
          </w:r>
        </w:sdtContent>
      </w:sdt>
    </w:p>
    <w:p w14:paraId="7E368BC5" w14:textId="4C28C33E" w:rsidR="00BD2E5D" w:rsidRDefault="00BD2E5D" w:rsidP="00BD2E5D">
      <w:pPr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NUMBER</w:t>
      </w:r>
      <w:r>
        <w:rPr>
          <w:rFonts w:ascii="Times New Roman" w:hAnsi="Times New Roman" w:cs="Times New Roman"/>
          <w:sz w:val="24"/>
          <w:szCs w:val="24"/>
        </w:rPr>
        <w:t>:</w:t>
      </w:r>
      <w:r w:rsidR="00365B0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alias w:val="ICP#"/>
          <w:id w:val="15442919"/>
          <w:placeholder>
            <w:docPart w:val="5EA425FB09804E30B449B465C1CE4329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798da4b2-fbc0-4904-bf92-c902232306b7' " w:xpath="/ns0:properties[1]/documentManagement[1]/ns3:Title0[1]" w:storeItemID="{6FDBBEFB-8866-41B3-BE0B-16F5A3238202}"/>
          <w:text/>
        </w:sdtPr>
        <w:sdtEndPr/>
        <w:sdtContent>
          <w:r w:rsidR="003E37D3">
            <w:rPr>
              <w:rFonts w:ascii="Times New Roman" w:eastAsia="Times New Roman" w:hAnsi="Times New Roman" w:cs="Times New Roman"/>
              <w:sz w:val="24"/>
              <w:szCs w:val="24"/>
            </w:rPr>
            <w:t>M2018-02-C1-F</w:t>
          </w:r>
        </w:sdtContent>
      </w:sdt>
    </w:p>
    <w:p w14:paraId="0D9CF2B7" w14:textId="2AE9B9B2" w:rsidR="00BD2E5D" w:rsidRDefault="00BD2E5D" w:rsidP="00BD2E5D">
      <w:pPr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TITLE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365B0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Times New Roman" w:hAnsi="Times New Roman"/>
            <w:sz w:val="24"/>
            <w:szCs w:val="24"/>
          </w:rPr>
          <w:alias w:val="Title"/>
          <w:id w:val="15442920"/>
          <w:placeholder>
            <w:docPart w:val="D78CC9F28A454D50B130A92A4A1D808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210DE2">
            <w:rPr>
              <w:rFonts w:ascii="Times New Roman" w:hAnsi="Times New Roman"/>
              <w:sz w:val="24"/>
              <w:szCs w:val="24"/>
            </w:rPr>
            <w:t>Creation of NIEM Conformant Decimal Simple Types</w:t>
          </w:r>
        </w:sdtContent>
      </w:sdt>
    </w:p>
    <w:p w14:paraId="59180A8E" w14:textId="1740EDDF" w:rsidR="00BD2E5D" w:rsidRDefault="00BD2E5D" w:rsidP="00BD2E5D">
      <w:pPr>
        <w:rPr>
          <w:rFonts w:ascii="Times New Roman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RECEIPT DATE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 w:rsidR="00365B0B">
        <w:rPr>
          <w:rFonts w:ascii="Times New Roman" w:hAnsi="Times New Roman" w:cs="Times New Roman"/>
          <w:sz w:val="24"/>
          <w:szCs w:val="24"/>
        </w:rPr>
        <w:tab/>
      </w:r>
      <w:r w:rsidR="00B60A8E">
        <w:rPr>
          <w:rFonts w:ascii="Times New Roman" w:hAnsi="Times New Roman" w:cs="Times New Roman"/>
          <w:sz w:val="24"/>
          <w:szCs w:val="24"/>
        </w:rPr>
        <w:t>1</w:t>
      </w:r>
      <w:r w:rsidR="00B60A8E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="00222370">
        <w:rPr>
          <w:rFonts w:ascii="Times New Roman" w:eastAsia="Times New Roman" w:hAnsi="Times New Roman" w:cs="Times New Roman"/>
          <w:sz w:val="24"/>
          <w:szCs w:val="24"/>
        </w:rPr>
        <w:t>Jan 2018</w:t>
      </w:r>
    </w:p>
    <w:p w14:paraId="0A59CCA5" w14:textId="77777777" w:rsidR="00BD2E5D" w:rsidRDefault="00365B0B" w:rsidP="00BD2E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ICP PRECE</w:t>
      </w:r>
      <w:r w:rsidR="00BD2E5D" w:rsidRPr="00BD2E5D">
        <w:rPr>
          <w:rFonts w:ascii="Times New Roman" w:hAnsi="Times New Roman" w:cs="Times New Roman"/>
          <w:sz w:val="24"/>
          <w:szCs w:val="24"/>
          <w:u w:val="single"/>
        </w:rPr>
        <w:t>DENCE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E780C">
        <w:rPr>
          <w:rFonts w:ascii="Times New Roman" w:eastAsia="Times New Roman" w:hAnsi="Times New Roman" w:cs="Times New Roman"/>
          <w:sz w:val="24"/>
          <w:szCs w:val="24"/>
        </w:rPr>
        <w:t>ROUTINE</w:t>
      </w:r>
    </w:p>
    <w:p w14:paraId="320C8E5D" w14:textId="77777777" w:rsidR="00BD2E5D" w:rsidRDefault="00BD2E5D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ORIGINATOR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65B0B">
        <w:rPr>
          <w:rFonts w:ascii="Times New Roman" w:eastAsia="Calibri" w:hAnsi="Times New Roman" w:cs="Times New Roman"/>
          <w:sz w:val="24"/>
          <w:szCs w:val="24"/>
        </w:rPr>
        <w:t>ACC/A5JIM</w:t>
      </w:r>
    </w:p>
    <w:p w14:paraId="26BE5702" w14:textId="77777777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300 Exploration Way</w:t>
      </w:r>
    </w:p>
    <w:p w14:paraId="6F1CBDAB" w14:textId="77777777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Hampton, VA 23666</w:t>
      </w:r>
    </w:p>
    <w:p w14:paraId="3CA53013" w14:textId="77777777" w:rsidR="00365B0B" w:rsidRDefault="00365B0B" w:rsidP="00BD2E5D">
      <w:pPr>
        <w:rPr>
          <w:rFonts w:ascii="Times New Roman" w:hAnsi="Times New Roman" w:cs="Times New Roman"/>
          <w:sz w:val="24"/>
          <w:szCs w:val="24"/>
        </w:rPr>
      </w:pPr>
    </w:p>
    <w:p w14:paraId="2832128F" w14:textId="6A069EDA" w:rsidR="00BD2E5D" w:rsidRDefault="00BD2E5D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BD2E5D">
        <w:rPr>
          <w:rFonts w:ascii="Times New Roman" w:hAnsi="Times New Roman" w:cs="Times New Roman"/>
          <w:sz w:val="24"/>
          <w:szCs w:val="24"/>
          <w:u w:val="single"/>
        </w:rPr>
        <w:t>ICP POC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del w:id="5" w:author="Ford, Raymond F (Ray) Jr CIV DISA EE (US)" w:date="2018-03-27T12:23:00Z">
        <w:r w:rsidR="00365B0B" w:rsidDel="00035567">
          <w:rPr>
            <w:rFonts w:ascii="Times New Roman" w:eastAsia="Calibri" w:hAnsi="Times New Roman" w:cs="Times New Roman"/>
            <w:sz w:val="24"/>
            <w:szCs w:val="24"/>
          </w:rPr>
          <w:delText>Mr. Marcus Power</w:delText>
        </w:r>
      </w:del>
      <w:ins w:id="6" w:author="Ford, Raymond F (Ray) Jr CIV DISA EE (US)" w:date="2018-03-27T12:23:00Z">
        <w:r w:rsidR="00035567">
          <w:rPr>
            <w:rFonts w:ascii="Times New Roman" w:eastAsia="Calibri" w:hAnsi="Times New Roman" w:cs="Times New Roman"/>
            <w:sz w:val="24"/>
            <w:szCs w:val="24"/>
          </w:rPr>
          <w:t xml:space="preserve"> </w:t>
        </w:r>
        <w:r w:rsidR="00035567">
          <w:rPr>
            <w:rFonts w:ascii="Times New Roman" w:eastAsia="Times New Roman" w:hAnsi="Times New Roman"/>
            <w:sz w:val="24"/>
            <w:szCs w:val="24"/>
          </w:rPr>
          <w:t>Mr. Stephen Jarvis</w:t>
        </w:r>
      </w:ins>
    </w:p>
    <w:p w14:paraId="23FEC0A2" w14:textId="1B090E41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ACC/A5JI</w:t>
      </w:r>
      <w:del w:id="7" w:author="Ford, Raymond F (Ray) Jr CIV DISA EE (US)" w:date="2018-03-27T12:23:00Z">
        <w:r w:rsidDel="00035567">
          <w:rPr>
            <w:rFonts w:ascii="Times New Roman" w:eastAsia="Calibri" w:hAnsi="Times New Roman" w:cs="Times New Roman"/>
            <w:sz w:val="24"/>
            <w:szCs w:val="24"/>
          </w:rPr>
          <w:delText>M</w:delText>
        </w:r>
      </w:del>
    </w:p>
    <w:p w14:paraId="7F30C1AB" w14:textId="77777777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300 Exploration Way</w:t>
      </w:r>
    </w:p>
    <w:p w14:paraId="0C82AD84" w14:textId="77777777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Hampton, VA 23666</w:t>
      </w:r>
    </w:p>
    <w:p w14:paraId="0C47661E" w14:textId="2E6A5CF3" w:rsidR="00365B0B" w:rsidRDefault="00365B0B" w:rsidP="00365B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Phone: 757-225-</w:t>
      </w:r>
      <w:r w:rsidR="00724F1A">
        <w:rPr>
          <w:rFonts w:ascii="Times New Roman" w:eastAsia="Calibri" w:hAnsi="Times New Roman" w:cs="Times New Roman"/>
          <w:sz w:val="24"/>
          <w:szCs w:val="24"/>
        </w:rPr>
        <w:t>6276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DSN 575-</w:t>
      </w:r>
      <w:r w:rsidR="00724F1A">
        <w:rPr>
          <w:rFonts w:ascii="Times New Roman" w:eastAsia="Calibri" w:hAnsi="Times New Roman" w:cs="Times New Roman"/>
          <w:sz w:val="24"/>
          <w:szCs w:val="24"/>
        </w:rPr>
        <w:t>6276</w:t>
      </w:r>
    </w:p>
    <w:p w14:paraId="2A25331D" w14:textId="0390B1C6" w:rsidR="00365B0B" w:rsidRDefault="00365B0B" w:rsidP="00365B0B">
      <w:pPr>
        <w:spacing w:after="0" w:line="240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Email:  </w:t>
      </w:r>
      <w:del w:id="8" w:author="Ford, Raymond F (Ray) Jr CIV DISA EE (US)" w:date="2018-03-27T12:23:00Z">
        <w:r w:rsidR="00A14511" w:rsidDel="00035567">
          <w:fldChar w:fldCharType="begin"/>
        </w:r>
        <w:r w:rsidR="00A14511" w:rsidDel="00035567">
          <w:delInstrText xml:space="preserve"> HYPERLINK "mailto:marcus.power@us.af.mil" </w:delInstrText>
        </w:r>
        <w:r w:rsidR="00A14511" w:rsidDel="00035567">
          <w:fldChar w:fldCharType="separate"/>
        </w:r>
        <w:r w:rsidDel="0003556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delText>marcus.power@us.af.mil</w:delText>
        </w:r>
        <w:r w:rsidR="00A14511" w:rsidDel="0003556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fldChar w:fldCharType="end"/>
        </w:r>
      </w:del>
      <w:ins w:id="9" w:author="Ford, Raymond F (Ray) Jr CIV DISA EE (US)" w:date="2018-03-27T12:23:00Z">
        <w:r w:rsidR="0003556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r w:rsidR="00035567">
          <w:fldChar w:fldCharType="begin"/>
        </w:r>
        <w:r w:rsidR="00035567">
          <w:instrText xml:space="preserve"> HYPERLINK "mailto:stephen.jarvis@us.af.mil" </w:instrText>
        </w:r>
        <w:r w:rsidR="00035567">
          <w:fldChar w:fldCharType="separate"/>
        </w:r>
        <w:r w:rsidR="00035567" w:rsidRPr="00CF7D8A">
          <w:rPr>
            <w:rStyle w:val="Hyperlink"/>
            <w:rFonts w:ascii="Times New Roman" w:eastAsia="Calibri" w:hAnsi="Times New Roman"/>
            <w:sz w:val="24"/>
            <w:szCs w:val="24"/>
          </w:rPr>
          <w:t>stephen.jarvis@us.af.mil</w:t>
        </w:r>
        <w:r w:rsidR="00035567">
          <w:rPr>
            <w:rStyle w:val="Hyperlink"/>
            <w:rFonts w:ascii="Times New Roman" w:eastAsia="Calibri" w:hAnsi="Times New Roman"/>
            <w:sz w:val="24"/>
            <w:szCs w:val="24"/>
          </w:rPr>
          <w:fldChar w:fldCharType="end"/>
        </w:r>
      </w:ins>
    </w:p>
    <w:p w14:paraId="7026AB6F" w14:textId="77777777" w:rsidR="00365B0B" w:rsidRDefault="00365B0B" w:rsidP="00365B0B">
      <w:pPr>
        <w:spacing w:after="0" w:line="240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168BC19B" w14:textId="05A74212" w:rsidR="00365B0B" w:rsidRPr="003E780C" w:rsidRDefault="00365B0B" w:rsidP="00365B0B">
      <w:pPr>
        <w:tabs>
          <w:tab w:val="left" w:pos="2430"/>
          <w:tab w:val="left" w:pos="27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0C">
        <w:rPr>
          <w:rFonts w:ascii="Times New Roman" w:eastAsia="Times New Roman" w:hAnsi="Times New Roman" w:cs="Times New Roman"/>
          <w:sz w:val="24"/>
          <w:szCs w:val="24"/>
          <w:u w:val="single"/>
        </w:rPr>
        <w:t>AFFECTED DOCUMENTS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MIL-STD-6040B(C1), USMTF Message Catalog, </w:t>
      </w:r>
      <w:r w:rsidR="00D83064">
        <w:rPr>
          <w:rFonts w:ascii="Times New Roman" w:eastAsia="Times New Roman" w:hAnsi="Times New Roman" w:cs="Times New Roman"/>
          <w:sz w:val="24"/>
          <w:szCs w:val="24"/>
        </w:rPr>
        <w:t>USMTF Database</w:t>
      </w:r>
    </w:p>
    <w:p w14:paraId="0A8F0997" w14:textId="77777777" w:rsidR="00365B0B" w:rsidRDefault="00365B0B" w:rsidP="00365B0B">
      <w:pPr>
        <w:tabs>
          <w:tab w:val="left" w:pos="2430"/>
          <w:tab w:val="left" w:pos="387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</w:p>
    <w:p w14:paraId="2C6F94C3" w14:textId="77777777" w:rsidR="00365B0B" w:rsidRPr="003E780C" w:rsidRDefault="00365B0B" w:rsidP="00365B0B">
      <w:pPr>
        <w:tabs>
          <w:tab w:val="left" w:pos="2430"/>
          <w:tab w:val="left" w:pos="387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80C">
        <w:rPr>
          <w:rFonts w:ascii="Times New Roman" w:eastAsia="Calibri" w:hAnsi="Times New Roman" w:cs="Times New Roman"/>
          <w:sz w:val="24"/>
          <w:szCs w:val="24"/>
          <w:u w:val="single"/>
        </w:rPr>
        <w:t>RECOMMENDATIONS</w:t>
      </w:r>
      <w:r w:rsidRPr="003E780C">
        <w:rPr>
          <w:rFonts w:ascii="Times New Roman" w:eastAsia="Calibri" w:hAnsi="Times New Roman" w:cs="Times New Roman"/>
          <w:sz w:val="24"/>
          <w:szCs w:val="24"/>
        </w:rPr>
        <w:t>:</w:t>
      </w:r>
      <w:r w:rsidRPr="003E780C">
        <w:rPr>
          <w:rFonts w:ascii="Times New Roman" w:eastAsia="Calibri" w:hAnsi="Times New Roman" w:cs="Times New Roman"/>
          <w:sz w:val="24"/>
          <w:szCs w:val="24"/>
        </w:rPr>
        <w:tab/>
      </w:r>
      <w:r w:rsidRPr="003E780C">
        <w:rPr>
          <w:rFonts w:ascii="Times New Roman" w:eastAsia="Calibri" w:hAnsi="Times New Roman" w:cs="Times New Roman"/>
          <w:sz w:val="24"/>
          <w:szCs w:val="24"/>
          <w:u w:val="single"/>
        </w:rPr>
        <w:t>YES</w:t>
      </w:r>
      <w:r w:rsidRPr="003E780C">
        <w:rPr>
          <w:rFonts w:ascii="Times New Roman" w:eastAsia="Calibri" w:hAnsi="Times New Roman" w:cs="Times New Roman"/>
          <w:sz w:val="24"/>
          <w:szCs w:val="24"/>
        </w:rPr>
        <w:tab/>
      </w:r>
      <w:r w:rsidRPr="003E780C">
        <w:rPr>
          <w:rFonts w:ascii="Times New Roman" w:eastAsia="Calibri" w:hAnsi="Times New Roman" w:cs="Times New Roman"/>
          <w:sz w:val="24"/>
          <w:szCs w:val="24"/>
        </w:rPr>
        <w:tab/>
      </w:r>
      <w:r w:rsidRPr="003E780C">
        <w:rPr>
          <w:rFonts w:ascii="Times New Roman" w:eastAsia="Calibri" w:hAnsi="Times New Roman" w:cs="Times New Roman"/>
          <w:sz w:val="24"/>
          <w:szCs w:val="24"/>
          <w:u w:val="single"/>
        </w:rPr>
        <w:t>NO</w:t>
      </w:r>
    </w:p>
    <w:p w14:paraId="4FAACB70" w14:textId="5AD99EF4" w:rsidR="00365B0B" w:rsidRPr="003E780C" w:rsidRDefault="00365B0B" w:rsidP="00365B0B">
      <w:pPr>
        <w:tabs>
          <w:tab w:val="left" w:pos="39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80C">
        <w:rPr>
          <w:rFonts w:ascii="Times New Roman" w:eastAsia="Calibri" w:hAnsi="Times New Roman" w:cs="Times New Roman"/>
          <w:sz w:val="24"/>
          <w:szCs w:val="24"/>
        </w:rPr>
        <w:t>CCB</w:t>
      </w:r>
      <w:r w:rsidRPr="003E780C">
        <w:rPr>
          <w:rFonts w:ascii="Times New Roman" w:eastAsia="Calibri" w:hAnsi="Times New Roman" w:cs="Times New Roman"/>
          <w:sz w:val="24"/>
          <w:szCs w:val="24"/>
        </w:rPr>
        <w:tab/>
      </w:r>
      <w:r w:rsidR="00B60A8E">
        <w:rPr>
          <w:rFonts w:ascii="Times New Roman" w:eastAsia="Calibri" w:hAnsi="Times New Roman" w:cs="Times New Roman"/>
          <w:sz w:val="24"/>
          <w:szCs w:val="24"/>
        </w:rPr>
        <w:t>X</w:t>
      </w:r>
    </w:p>
    <w:p w14:paraId="664B7648" w14:textId="65B06A46" w:rsidR="00365B0B" w:rsidRPr="003E780C" w:rsidRDefault="00365B0B" w:rsidP="00365B0B">
      <w:pPr>
        <w:tabs>
          <w:tab w:val="left" w:pos="39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ELECTRONIC CM                                  </w:t>
      </w:r>
      <w:r w:rsidR="00D83064">
        <w:rPr>
          <w:rFonts w:ascii="Times New Roman" w:eastAsia="Calibri" w:hAnsi="Times New Roman" w:cs="Times New Roman"/>
          <w:sz w:val="24"/>
          <w:szCs w:val="24"/>
        </w:rPr>
        <w:t>X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</w:p>
    <w:p w14:paraId="780585E3" w14:textId="77777777" w:rsidR="00365B0B" w:rsidRPr="003E780C" w:rsidRDefault="00365B0B" w:rsidP="00365B0B">
      <w:pPr>
        <w:tabs>
          <w:tab w:val="left" w:pos="39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NATO/ALLIED COORDINATION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3E780C">
        <w:rPr>
          <w:rFonts w:ascii="Times New Roman" w:eastAsia="Calibri" w:hAnsi="Times New Roman" w:cs="Times New Roman"/>
          <w:sz w:val="24"/>
          <w:szCs w:val="24"/>
        </w:rPr>
        <w:t>X</w:t>
      </w:r>
    </w:p>
    <w:p w14:paraId="06EE5E96" w14:textId="77777777" w:rsidR="00365B0B" w:rsidRPr="003E780C" w:rsidRDefault="00365B0B" w:rsidP="00365B0B">
      <w:pPr>
        <w:tabs>
          <w:tab w:val="left" w:pos="243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1AF638F" w14:textId="77777777" w:rsidR="00365B0B" w:rsidRPr="003E780C" w:rsidRDefault="00365B0B" w:rsidP="00365B0B">
      <w:pPr>
        <w:tabs>
          <w:tab w:val="left" w:pos="2430"/>
        </w:tabs>
        <w:spacing w:after="0" w:line="240" w:lineRule="auto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3E780C">
        <w:rPr>
          <w:rFonts w:ascii="Times New Roman" w:eastAsia="Calibri" w:hAnsi="Times New Roman" w:cs="Times New Roman"/>
          <w:sz w:val="24"/>
          <w:szCs w:val="24"/>
          <w:u w:val="single"/>
        </w:rPr>
        <w:t>ADMINISTRATIVE RECORD OF PROCESSING</w:t>
      </w:r>
      <w:r w:rsidRPr="003E780C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408B07DE" w14:textId="77777777" w:rsidR="00365B0B" w:rsidRPr="003E780C" w:rsidRDefault="00365B0B" w:rsidP="00365B0B">
      <w:pPr>
        <w:tabs>
          <w:tab w:val="left" w:pos="2430"/>
        </w:tabs>
        <w:spacing w:after="0" w:line="240" w:lineRule="auto"/>
        <w:outlineLvl w:val="0"/>
        <w:rPr>
          <w:rFonts w:ascii="Times New Roman" w:eastAsia="Calibri" w:hAnsi="Times New Roman" w:cs="Times New Roman"/>
          <w:sz w:val="24"/>
          <w:szCs w:val="24"/>
        </w:rPr>
      </w:pPr>
    </w:p>
    <w:p w14:paraId="30B99BDB" w14:textId="77777777" w:rsidR="00365B0B" w:rsidRDefault="00365B0B" w:rsidP="00365B0B">
      <w:pPr>
        <w:tabs>
          <w:tab w:val="left" w:pos="360"/>
          <w:tab w:val="left" w:pos="2430"/>
          <w:tab w:val="left" w:pos="261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7998"/>
      </w:tblGrid>
      <w:tr w:rsidR="00365B0B" w14:paraId="4A6E2A92" w14:textId="77777777" w:rsidTr="00222370">
        <w:tc>
          <w:tcPr>
            <w:tcW w:w="1362" w:type="dxa"/>
          </w:tcPr>
          <w:p w14:paraId="5B9CE09F" w14:textId="77777777" w:rsidR="00365B0B" w:rsidRDefault="00365B0B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 w:rsidRPr="003E780C">
              <w:rPr>
                <w:rFonts w:ascii="Times New Roman" w:hAnsi="Times New Roman"/>
                <w:sz w:val="24"/>
                <w:szCs w:val="24"/>
                <w:u w:val="single"/>
              </w:rPr>
              <w:t>DATE</w:t>
            </w:r>
          </w:p>
        </w:tc>
        <w:tc>
          <w:tcPr>
            <w:tcW w:w="7998" w:type="dxa"/>
          </w:tcPr>
          <w:p w14:paraId="2C621937" w14:textId="77777777" w:rsidR="00365B0B" w:rsidRDefault="00365B0B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 w:rsidRPr="003E780C">
              <w:rPr>
                <w:rFonts w:ascii="Times New Roman" w:hAnsi="Times New Roman"/>
                <w:sz w:val="24"/>
                <w:szCs w:val="24"/>
                <w:u w:val="single"/>
              </w:rPr>
              <w:t>ACTION</w:t>
            </w:r>
            <w:r w:rsidRPr="003E780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90606E" w14:paraId="7B9287BF" w14:textId="77777777" w:rsidTr="00222370">
        <w:tc>
          <w:tcPr>
            <w:tcW w:w="1362" w:type="dxa"/>
          </w:tcPr>
          <w:p w14:paraId="3BA69081" w14:textId="14939F70" w:rsidR="0090606E" w:rsidRPr="0090606E" w:rsidRDefault="0090606E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 w:rsidRPr="0090606E">
              <w:rPr>
                <w:rFonts w:ascii="Times New Roman" w:hAnsi="Times New Roman"/>
                <w:sz w:val="24"/>
                <w:szCs w:val="24"/>
              </w:rPr>
              <w:t>2018</w:t>
            </w:r>
            <w:r>
              <w:rPr>
                <w:rFonts w:ascii="Times New Roman" w:hAnsi="Times New Roman"/>
                <w:sz w:val="24"/>
                <w:szCs w:val="24"/>
              </w:rPr>
              <w:t>0111</w:t>
            </w:r>
          </w:p>
        </w:tc>
        <w:tc>
          <w:tcPr>
            <w:tcW w:w="7998" w:type="dxa"/>
          </w:tcPr>
          <w:p w14:paraId="0002841A" w14:textId="7E5846E1" w:rsidR="0090606E" w:rsidRPr="0090606E" w:rsidRDefault="0090606E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Received for Administrative Processing. Scheduled for USMTF CCB 2018-1.</w:t>
            </w:r>
          </w:p>
        </w:tc>
      </w:tr>
      <w:tr w:rsidR="0090606E" w14:paraId="6D462ABF" w14:textId="77777777" w:rsidTr="00222370">
        <w:tc>
          <w:tcPr>
            <w:tcW w:w="1362" w:type="dxa"/>
          </w:tcPr>
          <w:p w14:paraId="0224B766" w14:textId="006AC1AB" w:rsidR="0090606E" w:rsidRPr="0090606E" w:rsidRDefault="0090606E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 w:rsidRPr="0090606E">
              <w:rPr>
                <w:rFonts w:ascii="Times New Roman" w:hAnsi="Times New Roman"/>
                <w:sz w:val="24"/>
                <w:szCs w:val="24"/>
              </w:rPr>
              <w:t>2018</w:t>
            </w:r>
            <w:r>
              <w:rPr>
                <w:rFonts w:ascii="Times New Roman" w:hAnsi="Times New Roman"/>
                <w:sz w:val="24"/>
                <w:szCs w:val="24"/>
              </w:rPr>
              <w:t>0111</w:t>
            </w:r>
          </w:p>
        </w:tc>
        <w:tc>
          <w:tcPr>
            <w:tcW w:w="7998" w:type="dxa"/>
          </w:tcPr>
          <w:p w14:paraId="559C6E74" w14:textId="1621648A" w:rsidR="0090606E" w:rsidRPr="0090606E" w:rsidRDefault="0090606E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Posted to the USMTF Portal on DEPS.</w:t>
            </w:r>
          </w:p>
        </w:tc>
      </w:tr>
      <w:tr w:rsidR="0090606E" w14:paraId="153A7F03" w14:textId="77777777" w:rsidTr="00222370">
        <w:tc>
          <w:tcPr>
            <w:tcW w:w="1362" w:type="dxa"/>
          </w:tcPr>
          <w:p w14:paraId="3F20513E" w14:textId="38A2E7C9" w:rsidR="0090606E" w:rsidRPr="0090606E" w:rsidRDefault="003E37D3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20180322</w:t>
            </w:r>
          </w:p>
        </w:tc>
        <w:tc>
          <w:tcPr>
            <w:tcW w:w="7998" w:type="dxa"/>
          </w:tcPr>
          <w:p w14:paraId="55D987C5" w14:textId="6F53CCE7" w:rsidR="0090606E" w:rsidRPr="0090606E" w:rsidRDefault="003E37D3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USMTF CCB 2018-1 Approved as Change 1.</w:t>
            </w:r>
          </w:p>
        </w:tc>
      </w:tr>
      <w:tr w:rsidR="0090606E" w:rsidRPr="0090606E" w14:paraId="7683A874" w14:textId="77777777" w:rsidTr="00222370">
        <w:tc>
          <w:tcPr>
            <w:tcW w:w="1362" w:type="dxa"/>
          </w:tcPr>
          <w:p w14:paraId="1328864C" w14:textId="1605FD93" w:rsidR="0090606E" w:rsidRPr="0090606E" w:rsidRDefault="00035567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20180327</w:t>
            </w:r>
          </w:p>
        </w:tc>
        <w:tc>
          <w:tcPr>
            <w:tcW w:w="7998" w:type="dxa"/>
          </w:tcPr>
          <w:p w14:paraId="14B4C8AF" w14:textId="3B26B59D" w:rsidR="0090606E" w:rsidRPr="0090606E" w:rsidRDefault="003E37D3" w:rsidP="001A70AE">
            <w:pPr>
              <w:tabs>
                <w:tab w:val="left" w:pos="243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Posted to the USMTF Portal on DEPS.</w:t>
            </w:r>
          </w:p>
        </w:tc>
      </w:tr>
    </w:tbl>
    <w:p w14:paraId="3A993C4F" w14:textId="77777777" w:rsidR="00365B0B" w:rsidRDefault="00365B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00CEB6" w14:textId="0130D941" w:rsidR="00724F1A" w:rsidRDefault="00070790" w:rsidP="00724F1A">
      <w:pPr>
        <w:pStyle w:val="ListParagraph"/>
        <w:spacing w:after="0" w:line="240" w:lineRule="auto"/>
        <w:ind w:left="360"/>
        <w:jc w:val="center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b/>
            <w:sz w:val="24"/>
            <w:szCs w:val="24"/>
          </w:rPr>
          <w:alias w:val="Title"/>
          <w:id w:val="-2146578763"/>
          <w:placeholder>
            <w:docPart w:val="329A5606690547AAA515D1C357113E0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210DE2">
            <w:rPr>
              <w:rFonts w:ascii="Times New Roman" w:hAnsi="Times New Roman"/>
              <w:b/>
              <w:sz w:val="24"/>
              <w:szCs w:val="24"/>
            </w:rPr>
            <w:t>Creation of NIEM Conformant Decimal Simple Types</w:t>
          </w:r>
        </w:sdtContent>
      </w:sdt>
    </w:p>
    <w:p w14:paraId="00209ABD" w14:textId="77777777" w:rsidR="00724F1A" w:rsidRPr="00724F1A" w:rsidRDefault="00724F1A" w:rsidP="00724F1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3AB7978" w14:textId="4232306A" w:rsidR="00365B0B" w:rsidRPr="00131385" w:rsidRDefault="00131385" w:rsidP="00131385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A5A85">
        <w:rPr>
          <w:rFonts w:ascii="Times New Roman" w:hAnsi="Times New Roman"/>
          <w:sz w:val="24"/>
          <w:szCs w:val="24"/>
          <w:u w:val="single"/>
        </w:rPr>
        <w:t>STATEMENT OF THE PROBLEM</w:t>
      </w:r>
      <w:r w:rsidRPr="006A5A85">
        <w:rPr>
          <w:rFonts w:ascii="Times New Roman" w:hAnsi="Times New Roman"/>
          <w:sz w:val="24"/>
          <w:szCs w:val="24"/>
        </w:rPr>
        <w:t xml:space="preserve">:  </w:t>
      </w:r>
      <w:r w:rsidR="00601A23" w:rsidRPr="003136B6">
        <w:rPr>
          <w:rFonts w:ascii="Times New Roman" w:eastAsia="Times New Roman" w:hAnsi="Times New Roman"/>
          <w:sz w:val="24"/>
          <w:szCs w:val="24"/>
        </w:rPr>
        <w:t>To minimize the number of simple types required</w:t>
      </w:r>
      <w:r w:rsidR="00724F1A">
        <w:rPr>
          <w:rFonts w:ascii="Times New Roman" w:eastAsia="Times New Roman" w:hAnsi="Times New Roman"/>
          <w:sz w:val="24"/>
          <w:szCs w:val="24"/>
        </w:rPr>
        <w:t xml:space="preserve"> for submission to NIEM</w:t>
      </w:r>
      <w:r w:rsidR="00601A23" w:rsidRPr="003136B6">
        <w:rPr>
          <w:rFonts w:ascii="Times New Roman" w:eastAsia="Times New Roman" w:hAnsi="Times New Roman"/>
          <w:sz w:val="24"/>
          <w:szCs w:val="24"/>
        </w:rPr>
        <w:t>, the USMTF CCB agreed to rationalize data types that possessed the same qualities. This ICP address</w:t>
      </w:r>
      <w:r w:rsidR="00601A23">
        <w:rPr>
          <w:rFonts w:ascii="Times New Roman" w:eastAsia="Times New Roman" w:hAnsi="Times New Roman"/>
          <w:sz w:val="24"/>
          <w:szCs w:val="24"/>
        </w:rPr>
        <w:t>es</w:t>
      </w:r>
      <w:r w:rsidR="00601A23" w:rsidRPr="003136B6">
        <w:rPr>
          <w:rFonts w:ascii="Times New Roman" w:eastAsia="Times New Roman" w:hAnsi="Times New Roman"/>
          <w:sz w:val="24"/>
          <w:szCs w:val="24"/>
        </w:rPr>
        <w:t xml:space="preserve"> </w:t>
      </w:r>
      <w:r w:rsidR="00601A23">
        <w:rPr>
          <w:rFonts w:ascii="Times New Roman" w:eastAsia="Times New Roman" w:hAnsi="Times New Roman"/>
          <w:sz w:val="24"/>
          <w:szCs w:val="24"/>
        </w:rPr>
        <w:t xml:space="preserve">the </w:t>
      </w:r>
      <w:r w:rsidR="00210DE2">
        <w:rPr>
          <w:rFonts w:ascii="Times New Roman" w:eastAsia="Times New Roman" w:hAnsi="Times New Roman"/>
          <w:sz w:val="24"/>
          <w:szCs w:val="24"/>
        </w:rPr>
        <w:t>decimal</w:t>
      </w:r>
      <w:r w:rsidR="00601A23" w:rsidRPr="003136B6">
        <w:rPr>
          <w:rFonts w:ascii="Times New Roman" w:eastAsia="Times New Roman" w:hAnsi="Times New Roman"/>
          <w:sz w:val="24"/>
          <w:szCs w:val="24"/>
        </w:rPr>
        <w:t xml:space="preserve"> data types.</w:t>
      </w:r>
    </w:p>
    <w:p w14:paraId="045FB11C" w14:textId="77777777" w:rsidR="00131385" w:rsidRPr="00131385" w:rsidRDefault="00131385" w:rsidP="00131385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61A41B5" w14:textId="77777777" w:rsidR="00131385" w:rsidRPr="00131385" w:rsidRDefault="00131385" w:rsidP="00131385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17399">
        <w:rPr>
          <w:rFonts w:ascii="Times New Roman" w:hAnsi="Times New Roman"/>
          <w:sz w:val="24"/>
          <w:szCs w:val="24"/>
          <w:u w:val="single"/>
        </w:rPr>
        <w:t>PROBLEM ANALYSIS</w:t>
      </w:r>
      <w:r>
        <w:rPr>
          <w:rFonts w:ascii="Times New Roman" w:hAnsi="Times New Roman"/>
          <w:sz w:val="24"/>
          <w:szCs w:val="24"/>
        </w:rPr>
        <w:t>:</w:t>
      </w:r>
    </w:p>
    <w:p w14:paraId="1857A1FC" w14:textId="77777777" w:rsidR="00131385" w:rsidRPr="00131385" w:rsidRDefault="00131385" w:rsidP="0013138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D1459D5" w14:textId="63EA2FBE" w:rsidR="00601A23" w:rsidRDefault="00601A23" w:rsidP="00601A23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01A23">
        <w:rPr>
          <w:rFonts w:ascii="Times New Roman" w:hAnsi="Times New Roman" w:cs="Times New Roman"/>
          <w:sz w:val="24"/>
          <w:szCs w:val="24"/>
        </w:rPr>
        <w:t>In an effort to begin submitting USMTF data objects to NIEM/</w:t>
      </w:r>
      <w:proofErr w:type="spellStart"/>
      <w:r w:rsidRPr="00601A23">
        <w:rPr>
          <w:rFonts w:ascii="Times New Roman" w:hAnsi="Times New Roman" w:cs="Times New Roman"/>
          <w:sz w:val="24"/>
          <w:szCs w:val="24"/>
        </w:rPr>
        <w:t>MilOps</w:t>
      </w:r>
      <w:proofErr w:type="spellEnd"/>
      <w:r w:rsidRPr="00601A23">
        <w:rPr>
          <w:rFonts w:ascii="Times New Roman" w:hAnsi="Times New Roman" w:cs="Times New Roman"/>
          <w:sz w:val="24"/>
          <w:szCs w:val="24"/>
        </w:rPr>
        <w:t xml:space="preserve">, the </w:t>
      </w:r>
      <w:r>
        <w:rPr>
          <w:rFonts w:ascii="Times New Roman" w:hAnsi="Times New Roman" w:cs="Times New Roman"/>
          <w:sz w:val="24"/>
          <w:szCs w:val="24"/>
        </w:rPr>
        <w:t>f</w:t>
      </w:r>
      <w:r w:rsidR="00B4594A">
        <w:rPr>
          <w:rFonts w:ascii="Times New Roman" w:hAnsi="Times New Roman" w:cs="Times New Roman"/>
          <w:sz w:val="24"/>
          <w:szCs w:val="24"/>
        </w:rPr>
        <w:t>ocus was</w:t>
      </w:r>
      <w:r>
        <w:rPr>
          <w:rFonts w:ascii="Times New Roman" w:hAnsi="Times New Roman" w:cs="Times New Roman"/>
          <w:sz w:val="24"/>
          <w:szCs w:val="24"/>
        </w:rPr>
        <w:t xml:space="preserve"> shifted</w:t>
      </w:r>
      <w:r w:rsidRPr="00601A23">
        <w:rPr>
          <w:rFonts w:ascii="Times New Roman" w:hAnsi="Times New Roman" w:cs="Times New Roman"/>
          <w:sz w:val="24"/>
          <w:szCs w:val="24"/>
        </w:rPr>
        <w:t xml:space="preserve"> to simple types since they do not have dependencies with other data objects</w:t>
      </w:r>
      <w:r>
        <w:rPr>
          <w:rFonts w:ascii="Times New Roman" w:hAnsi="Times New Roman" w:cs="Times New Roman"/>
          <w:sz w:val="24"/>
          <w:szCs w:val="24"/>
        </w:rPr>
        <w:t xml:space="preserve"> (e.g., Sets to Fields)</w:t>
      </w:r>
      <w:r w:rsidRPr="00601A23">
        <w:rPr>
          <w:rFonts w:ascii="Times New Roman" w:hAnsi="Times New Roman" w:cs="Times New Roman"/>
          <w:sz w:val="24"/>
          <w:szCs w:val="24"/>
        </w:rPr>
        <w:t xml:space="preserve">. USMTF </w:t>
      </w:r>
      <w:r w:rsidR="007D61FD">
        <w:rPr>
          <w:rFonts w:ascii="Times New Roman" w:hAnsi="Times New Roman" w:cs="Times New Roman"/>
          <w:sz w:val="24"/>
          <w:szCs w:val="24"/>
        </w:rPr>
        <w:t>uses four</w:t>
      </w:r>
      <w:r w:rsidRPr="00601A23">
        <w:rPr>
          <w:rFonts w:ascii="Times New Roman" w:hAnsi="Times New Roman" w:cs="Times New Roman"/>
          <w:sz w:val="24"/>
          <w:szCs w:val="24"/>
        </w:rPr>
        <w:t xml:space="preserve"> simple types: decimal, integer, string, and string with enumeration. Thi</w:t>
      </w:r>
      <w:r>
        <w:rPr>
          <w:rFonts w:ascii="Times New Roman" w:hAnsi="Times New Roman" w:cs="Times New Roman"/>
          <w:sz w:val="24"/>
          <w:szCs w:val="24"/>
        </w:rPr>
        <w:t xml:space="preserve">s submission addresses </w:t>
      </w:r>
      <w:r w:rsidR="00210DE2">
        <w:rPr>
          <w:rFonts w:ascii="Times New Roman" w:hAnsi="Times New Roman" w:cs="Times New Roman"/>
          <w:sz w:val="24"/>
          <w:szCs w:val="24"/>
        </w:rPr>
        <w:t>decimal</w:t>
      </w:r>
      <w:r>
        <w:rPr>
          <w:rFonts w:ascii="Times New Roman" w:hAnsi="Times New Roman" w:cs="Times New Roman"/>
          <w:sz w:val="24"/>
          <w:szCs w:val="24"/>
        </w:rPr>
        <w:t xml:space="preserve"> simple types only</w:t>
      </w:r>
      <w:r w:rsidRPr="00601A2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2A9369" w14:textId="77777777" w:rsidR="00601A23" w:rsidRPr="00A36CAE" w:rsidRDefault="00601A23" w:rsidP="00A36C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A14638" w14:textId="09BA8BC0" w:rsidR="00D7442D" w:rsidRPr="007D61FD" w:rsidRDefault="00601A23" w:rsidP="007D61FD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35A22">
        <w:rPr>
          <w:rFonts w:ascii="Times New Roman" w:eastAsia="Times New Roman" w:hAnsi="Times New Roman"/>
          <w:sz w:val="24"/>
          <w:szCs w:val="24"/>
        </w:rPr>
        <w:t xml:space="preserve">To minimize the number of simple types required, the USMTF CCB agreed to rationalize data types that possessed the same qualities. </w:t>
      </w:r>
      <w:r w:rsidR="001744A3" w:rsidRPr="00B35A22">
        <w:rPr>
          <w:rFonts w:ascii="Times New Roman" w:hAnsi="Times New Roman"/>
          <w:sz w:val="24"/>
          <w:szCs w:val="24"/>
        </w:rPr>
        <w:t>T</w:t>
      </w:r>
      <w:r w:rsidR="00B4594A">
        <w:rPr>
          <w:rFonts w:ascii="Times New Roman" w:hAnsi="Times New Roman"/>
          <w:sz w:val="24"/>
          <w:szCs w:val="24"/>
        </w:rPr>
        <w:t>here were</w:t>
      </w:r>
      <w:r w:rsidR="001744A3" w:rsidRPr="00B35A22">
        <w:rPr>
          <w:rFonts w:ascii="Times New Roman" w:hAnsi="Times New Roman"/>
          <w:sz w:val="24"/>
          <w:szCs w:val="24"/>
        </w:rPr>
        <w:t xml:space="preserve"> </w:t>
      </w:r>
      <w:r w:rsidR="00210DE2">
        <w:rPr>
          <w:rFonts w:ascii="Times New Roman" w:hAnsi="Times New Roman"/>
          <w:sz w:val="24"/>
          <w:szCs w:val="24"/>
        </w:rPr>
        <w:t>284 decimal</w:t>
      </w:r>
      <w:r w:rsidR="00B35A22">
        <w:rPr>
          <w:rFonts w:ascii="Times New Roman" w:hAnsi="Times New Roman"/>
          <w:sz w:val="24"/>
          <w:szCs w:val="24"/>
        </w:rPr>
        <w:t xml:space="preserve"> data types in the USMTF Database, which were</w:t>
      </w:r>
      <w:r w:rsidR="0075014D" w:rsidRPr="00B35A22">
        <w:rPr>
          <w:rFonts w:ascii="Times New Roman" w:hAnsi="Times New Roman"/>
          <w:sz w:val="24"/>
          <w:szCs w:val="24"/>
        </w:rPr>
        <w:t xml:space="preserve"> rationalized into </w:t>
      </w:r>
      <w:r w:rsidR="00210DE2">
        <w:rPr>
          <w:rFonts w:ascii="Times New Roman" w:hAnsi="Times New Roman"/>
          <w:sz w:val="24"/>
          <w:szCs w:val="24"/>
        </w:rPr>
        <w:t>99</w:t>
      </w:r>
      <w:r w:rsidR="00B35A22">
        <w:rPr>
          <w:rFonts w:ascii="Times New Roman" w:hAnsi="Times New Roman"/>
          <w:sz w:val="24"/>
          <w:szCs w:val="24"/>
        </w:rPr>
        <w:t xml:space="preserve"> </w:t>
      </w:r>
      <w:r w:rsidR="0075014D" w:rsidRPr="00B35A22">
        <w:rPr>
          <w:rFonts w:ascii="Times New Roman" w:hAnsi="Times New Roman"/>
          <w:sz w:val="24"/>
          <w:szCs w:val="24"/>
        </w:rPr>
        <w:t xml:space="preserve">generic NIEM conformant </w:t>
      </w:r>
      <w:r w:rsidR="00210DE2">
        <w:rPr>
          <w:rFonts w:ascii="Times New Roman" w:hAnsi="Times New Roman"/>
          <w:sz w:val="24"/>
          <w:szCs w:val="24"/>
        </w:rPr>
        <w:t>decimal</w:t>
      </w:r>
      <w:r w:rsidR="00B35A22">
        <w:rPr>
          <w:rFonts w:ascii="Times New Roman" w:hAnsi="Times New Roman"/>
          <w:sz w:val="24"/>
          <w:szCs w:val="24"/>
        </w:rPr>
        <w:t xml:space="preserve"> </w:t>
      </w:r>
      <w:r w:rsidR="0075014D" w:rsidRPr="00B35A22">
        <w:rPr>
          <w:rFonts w:ascii="Times New Roman" w:hAnsi="Times New Roman"/>
          <w:sz w:val="24"/>
          <w:szCs w:val="24"/>
        </w:rPr>
        <w:t xml:space="preserve">simple types. </w:t>
      </w:r>
      <w:r w:rsidR="00D7442D">
        <w:rPr>
          <w:rFonts w:ascii="Times New Roman" w:hAnsi="Times New Roman"/>
          <w:sz w:val="24"/>
          <w:szCs w:val="24"/>
        </w:rPr>
        <w:t xml:space="preserve">These new </w:t>
      </w:r>
      <w:r w:rsidR="00210DE2">
        <w:rPr>
          <w:rFonts w:ascii="Times New Roman" w:hAnsi="Times New Roman"/>
          <w:sz w:val="24"/>
          <w:szCs w:val="24"/>
        </w:rPr>
        <w:t>decimal</w:t>
      </w:r>
      <w:r w:rsidR="00D7442D">
        <w:rPr>
          <w:rFonts w:ascii="Times New Roman" w:hAnsi="Times New Roman"/>
          <w:sz w:val="24"/>
          <w:szCs w:val="24"/>
        </w:rPr>
        <w:t xml:space="preserve"> simple types will be mapped to the Field elements in a subsequent ICP. </w:t>
      </w:r>
    </w:p>
    <w:p w14:paraId="5BF0BBFE" w14:textId="77777777" w:rsidR="007D61FD" w:rsidRPr="007D61FD" w:rsidRDefault="007D61FD" w:rsidP="00A36CA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6BA80ED" w14:textId="50B3BA7B" w:rsidR="007D61FD" w:rsidRDefault="007D61FD" w:rsidP="007D61FD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naming and design conventions were used in the preparation of the ICP: </w:t>
      </w:r>
    </w:p>
    <w:p w14:paraId="1E770D51" w14:textId="77777777" w:rsidR="007D61FD" w:rsidRPr="007D61FD" w:rsidRDefault="007D61FD" w:rsidP="00A36CA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4BF709D" w14:textId="4E17D406" w:rsidR="007D61FD" w:rsidRDefault="007D61FD" w:rsidP="007D61FD">
      <w:pPr>
        <w:pStyle w:val="ListParagraph"/>
        <w:numPr>
          <w:ilvl w:val="2"/>
          <w:numId w:val="2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Simple </w:t>
      </w:r>
      <w:r w:rsidR="00164F1A">
        <w:rPr>
          <w:rFonts w:ascii="Times New Roman" w:hAnsi="Times New Roman" w:cs="Times New Roman"/>
          <w:sz w:val="24"/>
          <w:szCs w:val="24"/>
        </w:rPr>
        <w:t>Type N</w:t>
      </w:r>
      <w:r>
        <w:rPr>
          <w:rFonts w:ascii="Times New Roman" w:hAnsi="Times New Roman" w:cs="Times New Roman"/>
          <w:sz w:val="24"/>
          <w:szCs w:val="24"/>
        </w:rPr>
        <w:t>ame starts with “</w:t>
      </w:r>
      <w:r w:rsidR="00210DE2">
        <w:rPr>
          <w:rFonts w:ascii="Times New Roman" w:hAnsi="Times New Roman" w:cs="Times New Roman"/>
          <w:sz w:val="24"/>
          <w:szCs w:val="24"/>
        </w:rPr>
        <w:t>Decimal</w:t>
      </w:r>
      <w:r>
        <w:rPr>
          <w:rFonts w:ascii="Times New Roman" w:hAnsi="Times New Roman" w:cs="Times New Roman"/>
          <w:sz w:val="24"/>
          <w:szCs w:val="24"/>
        </w:rPr>
        <w:t xml:space="preserve">” and includes the specifications of the simple </w:t>
      </w:r>
      <w:r w:rsidR="00FB0548">
        <w:rPr>
          <w:rFonts w:ascii="Times New Roman" w:hAnsi="Times New Roman" w:cs="Times New Roman"/>
          <w:sz w:val="24"/>
          <w:szCs w:val="24"/>
        </w:rPr>
        <w:t xml:space="preserve">type to make the name </w:t>
      </w:r>
      <w:r>
        <w:rPr>
          <w:rFonts w:ascii="Times New Roman" w:hAnsi="Times New Roman" w:cs="Times New Roman"/>
          <w:sz w:val="24"/>
          <w:szCs w:val="24"/>
        </w:rPr>
        <w:t>unique;</w:t>
      </w:r>
    </w:p>
    <w:p w14:paraId="0AEA189C" w14:textId="7F4E882E" w:rsidR="007D61FD" w:rsidRDefault="007D61FD" w:rsidP="007D61FD">
      <w:pPr>
        <w:pStyle w:val="ListParagraph"/>
        <w:numPr>
          <w:ilvl w:val="2"/>
          <w:numId w:val="2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r w:rsidR="00164F1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efinition</w:t>
      </w:r>
      <w:r w:rsidR="00FB0548">
        <w:rPr>
          <w:rFonts w:ascii="Times New Roman" w:hAnsi="Times New Roman" w:cs="Times New Roman"/>
          <w:sz w:val="24"/>
          <w:szCs w:val="24"/>
        </w:rPr>
        <w:t xml:space="preserve"> fo</w:t>
      </w:r>
      <w:r w:rsidR="00164F1A">
        <w:rPr>
          <w:rFonts w:ascii="Times New Roman" w:hAnsi="Times New Roman" w:cs="Times New Roman"/>
          <w:sz w:val="24"/>
          <w:szCs w:val="24"/>
        </w:rPr>
        <w:t>l</w:t>
      </w:r>
      <w:r w:rsidR="00FB0548">
        <w:rPr>
          <w:rFonts w:ascii="Times New Roman" w:hAnsi="Times New Roman" w:cs="Times New Roman"/>
          <w:sz w:val="24"/>
          <w:szCs w:val="24"/>
        </w:rPr>
        <w:t xml:space="preserve">lows the naming </w:t>
      </w:r>
      <w:r>
        <w:rPr>
          <w:rFonts w:ascii="Times New Roman" w:hAnsi="Times New Roman" w:cs="Times New Roman"/>
          <w:sz w:val="24"/>
          <w:szCs w:val="24"/>
        </w:rPr>
        <w:t>pattern</w:t>
      </w:r>
      <w:r w:rsidR="00E3087F">
        <w:rPr>
          <w:rFonts w:ascii="Times New Roman" w:hAnsi="Times New Roman" w:cs="Times New Roman"/>
          <w:sz w:val="24"/>
          <w:szCs w:val="24"/>
        </w:rPr>
        <w:t xml:space="preserve"> and specifies whether the decimal is required or allowed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7D61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8FF6BA" w14:textId="653E47FB" w:rsidR="00210DE2" w:rsidRDefault="00210DE2" w:rsidP="007D61FD">
      <w:pPr>
        <w:pStyle w:val="ListParagraph"/>
        <w:numPr>
          <w:ilvl w:val="2"/>
          <w:numId w:val="2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Derived Simple Type Names were provided for all names that included a decimal that should not be derived out, as agreed at CCB 2017-3</w:t>
      </w:r>
      <w:r w:rsidR="00DB3B63">
        <w:rPr>
          <w:rFonts w:ascii="Times New Roman" w:hAnsi="Times New Roman" w:cs="Times New Roman"/>
          <w:sz w:val="24"/>
          <w:szCs w:val="24"/>
        </w:rPr>
        <w:t>;</w:t>
      </w:r>
    </w:p>
    <w:p w14:paraId="297DF5D6" w14:textId="184AB1C2" w:rsidR="007D61FD" w:rsidRDefault="007D61FD" w:rsidP="007D61FD">
      <w:pPr>
        <w:pStyle w:val="ListParagraph"/>
        <w:numPr>
          <w:ilvl w:val="2"/>
          <w:numId w:val="2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</w:t>
      </w:r>
      <w:r w:rsidR="00FB0548">
        <w:rPr>
          <w:rFonts w:ascii="Times New Roman" w:hAnsi="Times New Roman" w:cs="Times New Roman"/>
          <w:sz w:val="24"/>
          <w:szCs w:val="24"/>
        </w:rPr>
        <w:t>des</w:t>
      </w:r>
      <w:r w:rsidR="006B2823">
        <w:rPr>
          <w:rFonts w:ascii="Times New Roman" w:hAnsi="Times New Roman" w:cs="Times New Roman"/>
          <w:sz w:val="24"/>
          <w:szCs w:val="24"/>
        </w:rPr>
        <w:t xml:space="preserve"> only facets required to support the </w:t>
      </w:r>
      <w:r w:rsidR="00210DE2">
        <w:rPr>
          <w:rFonts w:ascii="Times New Roman" w:hAnsi="Times New Roman" w:cs="Times New Roman"/>
          <w:sz w:val="24"/>
          <w:szCs w:val="24"/>
        </w:rPr>
        <w:t>decimal</w:t>
      </w:r>
      <w:r w:rsidR="00164F1A">
        <w:rPr>
          <w:rFonts w:ascii="Times New Roman" w:hAnsi="Times New Roman" w:cs="Times New Roman"/>
          <w:sz w:val="24"/>
          <w:szCs w:val="24"/>
        </w:rPr>
        <w:t xml:space="preserve"> </w:t>
      </w:r>
      <w:r w:rsidR="006B2823">
        <w:rPr>
          <w:rFonts w:ascii="Times New Roman" w:hAnsi="Times New Roman" w:cs="Times New Roman"/>
          <w:sz w:val="24"/>
          <w:szCs w:val="24"/>
        </w:rPr>
        <w:t xml:space="preserve">data type: </w:t>
      </w:r>
      <w:proofErr w:type="spellStart"/>
      <w:r w:rsidR="006B2823">
        <w:rPr>
          <w:rFonts w:ascii="Times New Roman" w:hAnsi="Times New Roman" w:cs="Times New Roman"/>
          <w:sz w:val="24"/>
          <w:szCs w:val="24"/>
        </w:rPr>
        <w:t>minInclusive</w:t>
      </w:r>
      <w:proofErr w:type="spellEnd"/>
      <w:r w:rsidR="006B28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2823">
        <w:rPr>
          <w:rFonts w:ascii="Times New Roman" w:hAnsi="Times New Roman" w:cs="Times New Roman"/>
          <w:sz w:val="24"/>
          <w:szCs w:val="24"/>
        </w:rPr>
        <w:t>maxInclusive</w:t>
      </w:r>
      <w:proofErr w:type="spellEnd"/>
      <w:r w:rsidR="00210D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0DE2">
        <w:rPr>
          <w:rFonts w:ascii="Times New Roman" w:hAnsi="Times New Roman" w:cs="Times New Roman"/>
          <w:sz w:val="24"/>
          <w:szCs w:val="24"/>
        </w:rPr>
        <w:t>totalDigits</w:t>
      </w:r>
      <w:proofErr w:type="spellEnd"/>
      <w:r w:rsidR="00210D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0DE2">
        <w:rPr>
          <w:rFonts w:ascii="Times New Roman" w:hAnsi="Times New Roman" w:cs="Times New Roman"/>
          <w:sz w:val="24"/>
          <w:szCs w:val="24"/>
        </w:rPr>
        <w:t>fractionDigits</w:t>
      </w:r>
      <w:proofErr w:type="spellEnd"/>
      <w:r w:rsidR="00210DE2">
        <w:rPr>
          <w:rFonts w:ascii="Times New Roman" w:hAnsi="Times New Roman" w:cs="Times New Roman"/>
          <w:sz w:val="24"/>
          <w:szCs w:val="24"/>
        </w:rPr>
        <w:t xml:space="preserve">, </w:t>
      </w:r>
      <w:r w:rsidR="006B2823">
        <w:rPr>
          <w:rFonts w:ascii="Times New Roman" w:hAnsi="Times New Roman" w:cs="Times New Roman"/>
          <w:sz w:val="24"/>
          <w:szCs w:val="24"/>
        </w:rPr>
        <w:t>and pattern. The pattern f</w:t>
      </w:r>
      <w:r w:rsidR="00FB0548">
        <w:rPr>
          <w:rFonts w:ascii="Times New Roman" w:hAnsi="Times New Roman" w:cs="Times New Roman"/>
          <w:sz w:val="24"/>
          <w:szCs w:val="24"/>
        </w:rPr>
        <w:t>acet is</w:t>
      </w:r>
      <w:r w:rsidR="006B2823">
        <w:rPr>
          <w:rFonts w:ascii="Times New Roman" w:hAnsi="Times New Roman" w:cs="Times New Roman"/>
          <w:sz w:val="24"/>
          <w:szCs w:val="24"/>
        </w:rPr>
        <w:t xml:space="preserve"> </w:t>
      </w:r>
      <w:r w:rsidR="00CD3651">
        <w:rPr>
          <w:rFonts w:ascii="Times New Roman" w:hAnsi="Times New Roman" w:cs="Times New Roman"/>
          <w:sz w:val="24"/>
          <w:szCs w:val="24"/>
        </w:rPr>
        <w:t>being</w:t>
      </w:r>
      <w:r w:rsidR="006B2823">
        <w:rPr>
          <w:rFonts w:ascii="Times New Roman" w:hAnsi="Times New Roman" w:cs="Times New Roman"/>
          <w:sz w:val="24"/>
          <w:szCs w:val="24"/>
        </w:rPr>
        <w:t xml:space="preserve"> used on </w:t>
      </w:r>
      <w:r w:rsidR="00210DE2">
        <w:rPr>
          <w:rFonts w:ascii="Times New Roman" w:hAnsi="Times New Roman" w:cs="Times New Roman"/>
          <w:sz w:val="24"/>
          <w:szCs w:val="24"/>
        </w:rPr>
        <w:t>decimals</w:t>
      </w:r>
      <w:r w:rsidR="006B2823">
        <w:rPr>
          <w:rFonts w:ascii="Times New Roman" w:hAnsi="Times New Roman" w:cs="Times New Roman"/>
          <w:sz w:val="24"/>
          <w:szCs w:val="24"/>
        </w:rPr>
        <w:t xml:space="preserve"> that </w:t>
      </w:r>
      <w:r w:rsidR="00183E3E">
        <w:rPr>
          <w:rFonts w:ascii="Times New Roman" w:hAnsi="Times New Roman" w:cs="Times New Roman"/>
          <w:sz w:val="24"/>
          <w:szCs w:val="24"/>
        </w:rPr>
        <w:t>cannot be represented b</w:t>
      </w:r>
      <w:r w:rsidR="00210DE2">
        <w:rPr>
          <w:rFonts w:ascii="Times New Roman" w:hAnsi="Times New Roman" w:cs="Times New Roman"/>
          <w:sz w:val="24"/>
          <w:szCs w:val="24"/>
        </w:rPr>
        <w:t xml:space="preserve">y the </w:t>
      </w:r>
      <w:proofErr w:type="spellStart"/>
      <w:r w:rsidR="00210DE2">
        <w:rPr>
          <w:rFonts w:ascii="Times New Roman" w:hAnsi="Times New Roman" w:cs="Times New Roman"/>
          <w:sz w:val="24"/>
          <w:szCs w:val="24"/>
        </w:rPr>
        <w:t>minInclusive</w:t>
      </w:r>
      <w:proofErr w:type="spellEnd"/>
      <w:r w:rsidR="00CD36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0DE2">
        <w:rPr>
          <w:rFonts w:ascii="Times New Roman" w:hAnsi="Times New Roman" w:cs="Times New Roman"/>
          <w:sz w:val="24"/>
          <w:szCs w:val="24"/>
        </w:rPr>
        <w:t>maxInclusive</w:t>
      </w:r>
      <w:proofErr w:type="spellEnd"/>
      <w:r w:rsidR="00DB3B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3651">
        <w:rPr>
          <w:rFonts w:ascii="Times New Roman" w:hAnsi="Times New Roman" w:cs="Times New Roman"/>
          <w:sz w:val="24"/>
          <w:szCs w:val="24"/>
        </w:rPr>
        <w:t>totalDigits</w:t>
      </w:r>
      <w:proofErr w:type="spellEnd"/>
      <w:r w:rsidR="00CD3651">
        <w:rPr>
          <w:rFonts w:ascii="Times New Roman" w:hAnsi="Times New Roman" w:cs="Times New Roman"/>
          <w:sz w:val="24"/>
          <w:szCs w:val="24"/>
        </w:rPr>
        <w:t xml:space="preserve">, or </w:t>
      </w:r>
      <w:proofErr w:type="spellStart"/>
      <w:r w:rsidR="00CD3651">
        <w:rPr>
          <w:rFonts w:ascii="Times New Roman" w:hAnsi="Times New Roman" w:cs="Times New Roman"/>
          <w:sz w:val="24"/>
          <w:szCs w:val="24"/>
        </w:rPr>
        <w:t>fractionDigits</w:t>
      </w:r>
      <w:proofErr w:type="spellEnd"/>
      <w:r w:rsidR="00210DE2">
        <w:rPr>
          <w:rFonts w:ascii="Times New Roman" w:hAnsi="Times New Roman" w:cs="Times New Roman"/>
          <w:sz w:val="24"/>
          <w:szCs w:val="24"/>
        </w:rPr>
        <w:t xml:space="preserve"> </w:t>
      </w:r>
      <w:r w:rsidR="00183E3E">
        <w:rPr>
          <w:rFonts w:ascii="Times New Roman" w:hAnsi="Times New Roman" w:cs="Times New Roman"/>
          <w:sz w:val="24"/>
          <w:szCs w:val="24"/>
        </w:rPr>
        <w:t>facets</w:t>
      </w:r>
      <w:r w:rsidR="00CD3651">
        <w:rPr>
          <w:rFonts w:ascii="Times New Roman" w:hAnsi="Times New Roman" w:cs="Times New Roman"/>
          <w:sz w:val="24"/>
          <w:szCs w:val="24"/>
        </w:rPr>
        <w:t xml:space="preserve"> (e.g., leading nulls</w:t>
      </w:r>
      <w:r w:rsidR="00183E3E">
        <w:rPr>
          <w:rFonts w:ascii="Times New Roman" w:hAnsi="Times New Roman" w:cs="Times New Roman"/>
          <w:sz w:val="24"/>
          <w:szCs w:val="24"/>
        </w:rPr>
        <w:t>,</w:t>
      </w:r>
      <w:r w:rsidR="00210DE2">
        <w:rPr>
          <w:rFonts w:ascii="Times New Roman" w:hAnsi="Times New Roman" w:cs="Times New Roman"/>
          <w:sz w:val="24"/>
          <w:szCs w:val="24"/>
        </w:rPr>
        <w:t xml:space="preserve"> mandatory decimal places</w:t>
      </w:r>
      <w:r w:rsidR="00DB3B63">
        <w:rPr>
          <w:rFonts w:ascii="Times New Roman" w:hAnsi="Times New Roman" w:cs="Times New Roman"/>
          <w:sz w:val="24"/>
          <w:szCs w:val="24"/>
        </w:rPr>
        <w:t>);</w:t>
      </w:r>
    </w:p>
    <w:p w14:paraId="145E5ED5" w14:textId="7A8C09DF" w:rsidR="003F7BAE" w:rsidRPr="003F7BAE" w:rsidRDefault="00DB3B63" w:rsidP="003F7BAE">
      <w:pPr>
        <w:pStyle w:val="ListParagraph"/>
        <w:numPr>
          <w:ilvl w:val="2"/>
          <w:numId w:val="2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totalDigits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fractionDigits</w:t>
      </w:r>
      <w:proofErr w:type="spellEnd"/>
      <w:r>
        <w:rPr>
          <w:rFonts w:ascii="Times New Roman" w:hAnsi="Times New Roman" w:cs="Times New Roman"/>
          <w:sz w:val="24"/>
          <w:szCs w:val="24"/>
        </w:rPr>
        <w:t>, Oxygen allows trailing zeros, negative 0 for posi</w:t>
      </w:r>
      <w:r w:rsidRPr="00DB3B63">
        <w:rPr>
          <w:rFonts w:ascii="Times New Roman" w:hAnsi="Times New Roman" w:cs="Times New Roman"/>
          <w:sz w:val="24"/>
          <w:szCs w:val="24"/>
        </w:rPr>
        <w:t>tive decimals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B3B63">
        <w:rPr>
          <w:rFonts w:ascii="Times New Roman" w:hAnsi="Times New Roman" w:cs="Times New Roman"/>
          <w:sz w:val="24"/>
          <w:szCs w:val="24"/>
        </w:rPr>
        <w:t>and integer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DB3B63">
        <w:rPr>
          <w:rFonts w:ascii="Times New Roman" w:hAnsi="Times New Roman" w:cs="Times New Roman"/>
          <w:sz w:val="24"/>
          <w:szCs w:val="24"/>
        </w:rPr>
        <w:t xml:space="preserve"> with a decimal</w:t>
      </w:r>
      <w:r>
        <w:rPr>
          <w:rFonts w:ascii="Times New Roman" w:hAnsi="Times New Roman" w:cs="Times New Roman"/>
          <w:sz w:val="24"/>
          <w:szCs w:val="24"/>
        </w:rPr>
        <w:t xml:space="preserve"> point only</w:t>
      </w:r>
      <w:r w:rsidRPr="00DB3B63">
        <w:rPr>
          <w:rFonts w:ascii="Times New Roman" w:hAnsi="Times New Roman" w:cs="Times New Roman"/>
          <w:sz w:val="24"/>
          <w:szCs w:val="24"/>
        </w:rPr>
        <w:t>, e.g. 10. If th</w:t>
      </w:r>
      <w:r>
        <w:rPr>
          <w:rFonts w:ascii="Times New Roman" w:hAnsi="Times New Roman" w:cs="Times New Roman"/>
          <w:sz w:val="24"/>
          <w:szCs w:val="24"/>
        </w:rPr>
        <w:t>ese issues are a concern, w</w:t>
      </w:r>
      <w:r w:rsidRPr="00DB3B63">
        <w:rPr>
          <w:rFonts w:ascii="Times New Roman" w:hAnsi="Times New Roman" w:cs="Times New Roman"/>
          <w:sz w:val="24"/>
          <w:szCs w:val="24"/>
        </w:rPr>
        <w:t>e will need to replace with a regular expression;</w:t>
      </w:r>
    </w:p>
    <w:p w14:paraId="2B52A4C5" w14:textId="304FCD5E" w:rsidR="00131385" w:rsidRDefault="00164F1A" w:rsidP="000911C0">
      <w:pPr>
        <w:pStyle w:val="ListParagraph"/>
        <w:numPr>
          <w:ilvl w:val="2"/>
          <w:numId w:val="2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Related Document and Sponsor attributes were not included </w:t>
      </w:r>
      <w:r w:rsidR="000911C0">
        <w:rPr>
          <w:rFonts w:ascii="Times New Roman" w:hAnsi="Times New Roman" w:cs="Times New Roman"/>
          <w:sz w:val="24"/>
          <w:szCs w:val="24"/>
        </w:rPr>
        <w:t>since they we</w:t>
      </w:r>
      <w:r>
        <w:rPr>
          <w:rFonts w:ascii="Times New Roman" w:hAnsi="Times New Roman" w:cs="Times New Roman"/>
          <w:sz w:val="24"/>
          <w:szCs w:val="24"/>
        </w:rPr>
        <w:t xml:space="preserve">re not applicable to generic </w:t>
      </w:r>
      <w:r w:rsidR="00210DE2">
        <w:rPr>
          <w:rFonts w:ascii="Times New Roman" w:hAnsi="Times New Roman" w:cs="Times New Roman"/>
          <w:sz w:val="24"/>
          <w:szCs w:val="24"/>
        </w:rPr>
        <w:t>decimal</w:t>
      </w:r>
      <w:r w:rsidR="00DF1A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simple types. </w:t>
      </w:r>
    </w:p>
    <w:p w14:paraId="2870A5EB" w14:textId="77777777" w:rsidR="006E57FD" w:rsidRDefault="006E57FD" w:rsidP="00A36CA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23B9745" w14:textId="6D76D801" w:rsidR="006E57FD" w:rsidRDefault="004A3CA3" w:rsidP="006E57FD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approved, the attached spreadsheet will be forwarded to the USMC for the creation of the NIEM Reference schema submission. </w:t>
      </w:r>
      <w:r w:rsidR="00187843">
        <w:rPr>
          <w:rFonts w:ascii="Times New Roman" w:hAnsi="Times New Roman" w:cs="Times New Roman"/>
          <w:sz w:val="24"/>
          <w:szCs w:val="24"/>
        </w:rPr>
        <w:t xml:space="preserve">This is an interim step until the USMTF Schema Generator has been updated. </w:t>
      </w:r>
    </w:p>
    <w:p w14:paraId="222CF536" w14:textId="77777777" w:rsidR="000911C0" w:rsidRPr="000911C0" w:rsidRDefault="000911C0" w:rsidP="00A36CA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C87F38F" w14:textId="77777777" w:rsidR="00131385" w:rsidRPr="00131385" w:rsidRDefault="00131385" w:rsidP="00131385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E780C">
        <w:rPr>
          <w:rFonts w:ascii="Times New Roman" w:hAnsi="Times New Roman"/>
          <w:sz w:val="24"/>
          <w:szCs w:val="24"/>
          <w:u w:val="single"/>
        </w:rPr>
        <w:t>PROPOSED SOLUTION</w:t>
      </w:r>
      <w:r w:rsidRPr="003E780C">
        <w:rPr>
          <w:rFonts w:ascii="Times New Roman" w:hAnsi="Times New Roman"/>
          <w:sz w:val="24"/>
          <w:szCs w:val="24"/>
        </w:rPr>
        <w:t>:</w:t>
      </w:r>
    </w:p>
    <w:p w14:paraId="26976E32" w14:textId="77777777" w:rsidR="00131385" w:rsidRPr="00131385" w:rsidRDefault="00131385" w:rsidP="00A36CA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60FCDB6" w14:textId="327D0FEA" w:rsidR="00716280" w:rsidRDefault="004A3CA3" w:rsidP="00131385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 the attached spreadsheet.</w:t>
      </w:r>
    </w:p>
    <w:p w14:paraId="1E7FFFD2" w14:textId="77777777" w:rsidR="008A5823" w:rsidRDefault="008A5823" w:rsidP="008A58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85D8A8" w14:textId="77777777" w:rsidR="008A5823" w:rsidRDefault="008A5823" w:rsidP="008A58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3E780C">
        <w:rPr>
          <w:rFonts w:ascii="Times New Roman" w:hAnsi="Times New Roman"/>
          <w:sz w:val="24"/>
          <w:szCs w:val="24"/>
          <w:u w:val="single"/>
        </w:rPr>
        <w:t>ALTERNATE SOLUTION</w:t>
      </w:r>
      <w:r w:rsidRPr="003E780C"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</w:rPr>
        <w:t>None.</w:t>
      </w:r>
    </w:p>
    <w:p w14:paraId="3CD575CE" w14:textId="77777777" w:rsidR="008A5823" w:rsidRDefault="008A5823" w:rsidP="008A58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C5B987B" w14:textId="77777777" w:rsidR="003E37D3" w:rsidRPr="00B746DD" w:rsidRDefault="008A5823" w:rsidP="003E37D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u w:val="single"/>
        </w:rPr>
      </w:pPr>
      <w:r w:rsidRPr="00D003C3">
        <w:rPr>
          <w:rFonts w:ascii="Times New Roman" w:hAnsi="Times New Roman"/>
          <w:sz w:val="24"/>
          <w:szCs w:val="24"/>
          <w:u w:val="single"/>
        </w:rPr>
        <w:t>TECHNICAL RECORD OF PROCESSING</w:t>
      </w:r>
      <w:r w:rsidRPr="00F00256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</w:t>
      </w:r>
      <w:r w:rsidR="003E37D3">
        <w:rPr>
          <w:rFonts w:ascii="Times New Roman" w:hAnsi="Times New Roman"/>
          <w:sz w:val="24"/>
          <w:szCs w:val="24"/>
        </w:rPr>
        <w:t>USMTF CCB 2018-1 Approved as Change 1. Details of Change 1 are as follows:</w:t>
      </w:r>
    </w:p>
    <w:p w14:paraId="7EDDB9FA" w14:textId="77777777" w:rsidR="00035567" w:rsidRDefault="00035567" w:rsidP="00035567">
      <w:pPr>
        <w:pStyle w:val="ListParagraph"/>
        <w:numPr>
          <w:ilvl w:val="1"/>
          <w:numId w:val="2"/>
        </w:numPr>
        <w:spacing w:after="0" w:line="240" w:lineRule="auto"/>
        <w:ind w:left="432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Page 1, Executive Summary, Technical POC. Change of POCs to Stephen Jarvis.</w:t>
      </w:r>
    </w:p>
    <w:p w14:paraId="15C690C4" w14:textId="77777777" w:rsidR="00AD56F7" w:rsidRDefault="00035567" w:rsidP="00AD56F7">
      <w:pPr>
        <w:pStyle w:val="ListParagraph"/>
        <w:numPr>
          <w:ilvl w:val="1"/>
          <w:numId w:val="2"/>
        </w:numPr>
        <w:spacing w:after="0" w:line="240" w:lineRule="auto"/>
        <w:ind w:left="432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Page 2, Boilerplate, ICP POC. Change of POCs to Stephen Jarvis.</w:t>
      </w:r>
    </w:p>
    <w:p w14:paraId="7FCF3F0E" w14:textId="77777777" w:rsidR="00AD56F7" w:rsidRDefault="003E37D3" w:rsidP="00AD56F7">
      <w:pPr>
        <w:pStyle w:val="ListParagraph"/>
        <w:numPr>
          <w:ilvl w:val="1"/>
          <w:numId w:val="2"/>
        </w:numPr>
        <w:spacing w:after="0" w:line="240" w:lineRule="auto"/>
        <w:ind w:left="432" w:firstLine="0"/>
        <w:rPr>
          <w:rFonts w:ascii="Times New Roman" w:hAnsi="Times New Roman"/>
          <w:sz w:val="24"/>
          <w:szCs w:val="24"/>
        </w:rPr>
      </w:pPr>
      <w:r w:rsidRPr="00AD56F7">
        <w:rPr>
          <w:rFonts w:ascii="Times New Roman" w:hAnsi="Times New Roman"/>
          <w:sz w:val="24"/>
          <w:szCs w:val="24"/>
        </w:rPr>
        <w:t>On the spreadsheet, changed the min inclusive value to a single value of ‘0’ where there are multiple instances of ‘0’, e.g., on the spreadsheet row 9, the ‘0.0’ will be ‘0’.</w:t>
      </w:r>
    </w:p>
    <w:p w14:paraId="08145E92" w14:textId="77777777" w:rsidR="00AD56F7" w:rsidRDefault="00CF45BB" w:rsidP="00AD56F7">
      <w:pPr>
        <w:pStyle w:val="ListParagraph"/>
        <w:numPr>
          <w:ilvl w:val="1"/>
          <w:numId w:val="2"/>
        </w:numPr>
        <w:spacing w:after="0" w:line="240" w:lineRule="auto"/>
        <w:ind w:left="432" w:firstLine="0"/>
        <w:rPr>
          <w:rFonts w:ascii="Times New Roman" w:hAnsi="Times New Roman"/>
          <w:sz w:val="24"/>
          <w:szCs w:val="24"/>
        </w:rPr>
      </w:pPr>
      <w:r w:rsidRPr="00AD56F7">
        <w:rPr>
          <w:rFonts w:ascii="Times New Roman" w:hAnsi="Times New Roman"/>
          <w:sz w:val="24"/>
          <w:szCs w:val="24"/>
        </w:rPr>
        <w:t xml:space="preserve">On the spreadsheet, Row 13: Changed the value in the Simple Type Name, Data Definition and Derived Simple Type Name to ‘1.00’ to accurately reflect the </w:t>
      </w:r>
      <w:proofErr w:type="spellStart"/>
      <w:r w:rsidRPr="00AD56F7">
        <w:rPr>
          <w:rFonts w:ascii="Times New Roman" w:hAnsi="Times New Roman"/>
          <w:sz w:val="24"/>
          <w:szCs w:val="24"/>
        </w:rPr>
        <w:t>MaxInclusive</w:t>
      </w:r>
      <w:proofErr w:type="spellEnd"/>
      <w:r w:rsidRPr="00AD56F7">
        <w:rPr>
          <w:rFonts w:ascii="Times New Roman" w:hAnsi="Times New Roman"/>
          <w:sz w:val="24"/>
          <w:szCs w:val="24"/>
        </w:rPr>
        <w:t xml:space="preserve"> values.</w:t>
      </w:r>
    </w:p>
    <w:p w14:paraId="4E0574E6" w14:textId="542AAD4A" w:rsidR="00AD56F7" w:rsidRDefault="00CF45BB" w:rsidP="00AD56F7">
      <w:pPr>
        <w:pStyle w:val="ListParagraph"/>
        <w:numPr>
          <w:ilvl w:val="1"/>
          <w:numId w:val="2"/>
        </w:numPr>
        <w:spacing w:after="0" w:line="240" w:lineRule="auto"/>
        <w:ind w:left="432" w:firstLine="0"/>
        <w:rPr>
          <w:rFonts w:ascii="Times New Roman" w:hAnsi="Times New Roman"/>
          <w:sz w:val="24"/>
          <w:szCs w:val="24"/>
        </w:rPr>
      </w:pPr>
      <w:r w:rsidRPr="00AD56F7">
        <w:rPr>
          <w:rFonts w:ascii="Times New Roman" w:hAnsi="Times New Roman"/>
          <w:sz w:val="24"/>
          <w:szCs w:val="24"/>
        </w:rPr>
        <w:t>On the spreadsheet, Row 25: Changed the regular expression pattern to read:</w:t>
      </w:r>
      <w:r w:rsidR="00AD56F7">
        <w:rPr>
          <w:rFonts w:ascii="Times New Roman" w:hAnsi="Times New Roman"/>
          <w:sz w:val="24"/>
          <w:szCs w:val="24"/>
        </w:rPr>
        <w:br/>
      </w:r>
      <w:r w:rsidRPr="00AD56F7">
        <w:rPr>
          <w:rFonts w:ascii="Times New Roman" w:hAnsi="Times New Roman"/>
          <w:sz w:val="24"/>
          <w:szCs w:val="24"/>
        </w:rPr>
        <w:t xml:space="preserve"> [0-9]{3}(\.([1-9]|[0-9][1-9])){0,</w:t>
      </w:r>
      <w:r w:rsidRPr="00AD56F7">
        <w:rPr>
          <w:rFonts w:ascii="Times New Roman" w:hAnsi="Times New Roman"/>
          <w:strike/>
          <w:sz w:val="24"/>
          <w:szCs w:val="24"/>
        </w:rPr>
        <w:t>1</w:t>
      </w:r>
      <w:r w:rsidRPr="00AD56F7">
        <w:rPr>
          <w:rFonts w:ascii="Times New Roman" w:hAnsi="Times New Roman"/>
          <w:sz w:val="24"/>
          <w:szCs w:val="24"/>
        </w:rPr>
        <w:t xml:space="preserve"> </w:t>
      </w:r>
      <w:r w:rsidRPr="00AD56F7">
        <w:rPr>
          <w:rFonts w:ascii="Times New Roman" w:hAnsi="Times New Roman"/>
          <w:color w:val="FF0000"/>
          <w:sz w:val="24"/>
          <w:szCs w:val="24"/>
        </w:rPr>
        <w:t>2</w:t>
      </w:r>
      <w:r w:rsidRPr="00AD56F7">
        <w:rPr>
          <w:rFonts w:ascii="Times New Roman" w:hAnsi="Times New Roman"/>
          <w:sz w:val="24"/>
          <w:szCs w:val="24"/>
        </w:rPr>
        <w:t>} to allow for two fraction digits.</w:t>
      </w:r>
    </w:p>
    <w:p w14:paraId="03F27BD2" w14:textId="0446C468" w:rsidR="00CF45BB" w:rsidRPr="00AD56F7" w:rsidRDefault="00CF45BB" w:rsidP="00AD56F7">
      <w:pPr>
        <w:pStyle w:val="ListParagraph"/>
        <w:numPr>
          <w:ilvl w:val="1"/>
          <w:numId w:val="2"/>
        </w:numPr>
        <w:spacing w:after="0" w:line="240" w:lineRule="auto"/>
        <w:ind w:left="432" w:firstLine="0"/>
        <w:rPr>
          <w:rFonts w:ascii="Times New Roman" w:hAnsi="Times New Roman"/>
          <w:sz w:val="24"/>
          <w:szCs w:val="24"/>
        </w:rPr>
      </w:pPr>
      <w:r w:rsidRPr="00AD56F7">
        <w:rPr>
          <w:rFonts w:ascii="Times New Roman" w:hAnsi="Times New Roman"/>
          <w:sz w:val="24"/>
          <w:szCs w:val="24"/>
        </w:rPr>
        <w:t>On the spreadsheet, Row 31:  Changed the regular expression pattern to read:</w:t>
      </w:r>
      <w:r w:rsidR="00AD56F7">
        <w:rPr>
          <w:rFonts w:ascii="Times New Roman" w:hAnsi="Times New Roman"/>
          <w:sz w:val="24"/>
          <w:szCs w:val="24"/>
        </w:rPr>
        <w:br/>
      </w:r>
      <w:r w:rsidRPr="00AD56F7">
        <w:rPr>
          <w:rFonts w:ascii="Times New Roman" w:hAnsi="Times New Roman"/>
          <w:sz w:val="24"/>
          <w:szCs w:val="24"/>
        </w:rPr>
        <w:t xml:space="preserve"> [0-9]{2}(\.([1-9]|[0-9][1-9])){0</w:t>
      </w:r>
      <w:r w:rsidRPr="00AD56F7">
        <w:rPr>
          <w:rFonts w:ascii="Times New Roman" w:hAnsi="Times New Roman"/>
          <w:strike/>
          <w:sz w:val="24"/>
          <w:szCs w:val="24"/>
        </w:rPr>
        <w:t>,1</w:t>
      </w:r>
      <w:r w:rsidRPr="00AD56F7">
        <w:rPr>
          <w:rFonts w:ascii="Times New Roman" w:hAnsi="Times New Roman"/>
          <w:sz w:val="24"/>
          <w:szCs w:val="24"/>
        </w:rPr>
        <w:t xml:space="preserve"> </w:t>
      </w:r>
      <w:r w:rsidRPr="00AD56F7">
        <w:rPr>
          <w:rFonts w:ascii="Times New Roman" w:hAnsi="Times New Roman"/>
          <w:color w:val="FF0000"/>
          <w:sz w:val="24"/>
          <w:szCs w:val="24"/>
        </w:rPr>
        <w:t>2</w:t>
      </w:r>
      <w:r w:rsidRPr="00AD56F7">
        <w:rPr>
          <w:rFonts w:ascii="Times New Roman" w:hAnsi="Times New Roman"/>
          <w:sz w:val="24"/>
          <w:szCs w:val="24"/>
        </w:rPr>
        <w:t>}} to allow for two fraction digits.</w:t>
      </w:r>
    </w:p>
    <w:p w14:paraId="46243287" w14:textId="77777777" w:rsidR="00CF45BB" w:rsidRPr="00CF45BB" w:rsidRDefault="00CF45BB" w:rsidP="00CF45BB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4832056C" w14:textId="3A2D66C6" w:rsidR="008A5823" w:rsidRPr="00A51DA5" w:rsidRDefault="008A5823" w:rsidP="008A58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u w:val="single"/>
        </w:rPr>
      </w:pPr>
      <w:r w:rsidRPr="00224D9E">
        <w:rPr>
          <w:rFonts w:ascii="Times New Roman" w:hAnsi="Times New Roman"/>
          <w:sz w:val="24"/>
          <w:szCs w:val="24"/>
          <w:u w:val="single"/>
        </w:rPr>
        <w:t>RECOMMENDED IMPLEMENTATION DATE</w:t>
      </w:r>
      <w:r w:rsidRPr="00224D9E">
        <w:rPr>
          <w:rFonts w:ascii="Times New Roman" w:hAnsi="Times New Roman"/>
          <w:sz w:val="24"/>
          <w:szCs w:val="24"/>
        </w:rPr>
        <w:t xml:space="preserve">:  </w:t>
      </w:r>
      <w:r w:rsidR="004A3CA3">
        <w:rPr>
          <w:rFonts w:ascii="Times New Roman" w:hAnsi="Times New Roman"/>
          <w:sz w:val="24"/>
          <w:szCs w:val="24"/>
        </w:rPr>
        <w:t>CCB determination required</w:t>
      </w:r>
      <w:r>
        <w:rPr>
          <w:rFonts w:ascii="Times New Roman" w:hAnsi="Times New Roman"/>
          <w:sz w:val="24"/>
          <w:szCs w:val="24"/>
        </w:rPr>
        <w:t>.</w:t>
      </w:r>
    </w:p>
    <w:p w14:paraId="4206D01C" w14:textId="77777777" w:rsidR="008A5823" w:rsidRPr="005E7689" w:rsidRDefault="008A5823" w:rsidP="008A58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1A6A8DC7" w14:textId="77777777" w:rsidR="008A5823" w:rsidRPr="003D4D6F" w:rsidRDefault="008A5823" w:rsidP="008A58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u w:val="single"/>
        </w:rPr>
      </w:pPr>
      <w:r w:rsidRPr="003E780C">
        <w:rPr>
          <w:rFonts w:ascii="Times New Roman" w:hAnsi="Times New Roman"/>
          <w:sz w:val="24"/>
          <w:szCs w:val="24"/>
          <w:u w:val="single"/>
        </w:rPr>
        <w:t>OTHER CONSIDERATIONS</w:t>
      </w:r>
      <w:r w:rsidRPr="00360E0E">
        <w:rPr>
          <w:rFonts w:ascii="Times New Roman" w:hAnsi="Times New Roman"/>
          <w:sz w:val="24"/>
          <w:szCs w:val="24"/>
        </w:rPr>
        <w:t>:  None.</w:t>
      </w:r>
    </w:p>
    <w:p w14:paraId="04CDC956" w14:textId="77777777" w:rsidR="008A5823" w:rsidRPr="00247579" w:rsidRDefault="008A5823" w:rsidP="008A5823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spacing w:after="0" w:line="240" w:lineRule="auto"/>
        <w:ind w:left="0"/>
        <w:rPr>
          <w:rFonts w:ascii="Times New Roman" w:hAnsi="Times New Roman"/>
          <w:sz w:val="24"/>
          <w:szCs w:val="24"/>
          <w:u w:val="single"/>
        </w:rPr>
      </w:pPr>
    </w:p>
    <w:p w14:paraId="65B1AB00" w14:textId="77777777" w:rsidR="008A5823" w:rsidRPr="008A5823" w:rsidRDefault="008A5823" w:rsidP="008A58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u w:val="single"/>
        </w:rPr>
      </w:pPr>
      <w:r w:rsidRPr="003E780C">
        <w:rPr>
          <w:rFonts w:ascii="Times New Roman" w:hAnsi="Times New Roman"/>
          <w:sz w:val="24"/>
          <w:szCs w:val="24"/>
          <w:u w:val="single"/>
        </w:rPr>
        <w:t>REFERENCES</w:t>
      </w:r>
      <w:r w:rsidRPr="00360E0E"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</w:rPr>
        <w:t>None.</w:t>
      </w:r>
    </w:p>
    <w:p w14:paraId="6BFA1921" w14:textId="77777777" w:rsidR="008A5823" w:rsidRPr="00312F10" w:rsidRDefault="008A5823" w:rsidP="008A5823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spacing w:after="0" w:line="240" w:lineRule="auto"/>
        <w:ind w:left="0"/>
        <w:rPr>
          <w:rFonts w:ascii="Times New Roman" w:eastAsia="Times New Roman" w:hAnsi="Times New Roman"/>
          <w:sz w:val="24"/>
          <w:szCs w:val="24"/>
          <w:lang w:val="en-GB" w:eastAsia="nb-NO"/>
        </w:rPr>
      </w:pPr>
    </w:p>
    <w:p w14:paraId="74A30A09" w14:textId="77777777" w:rsidR="008A5823" w:rsidRPr="009F1771" w:rsidRDefault="008A5823" w:rsidP="008A582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  <w:lang w:val="en-GB" w:eastAsia="nb-NO"/>
        </w:rPr>
      </w:pPr>
      <w:r w:rsidRPr="0016661C">
        <w:rPr>
          <w:rFonts w:ascii="Times New Roman" w:hAnsi="Times New Roman"/>
          <w:sz w:val="24"/>
          <w:szCs w:val="24"/>
          <w:u w:val="single"/>
        </w:rPr>
        <w:t>ANNEXES</w:t>
      </w:r>
      <w:r>
        <w:rPr>
          <w:rFonts w:ascii="Times New Roman" w:hAnsi="Times New Roman"/>
          <w:sz w:val="24"/>
          <w:szCs w:val="24"/>
        </w:rPr>
        <w:t xml:space="preserve">:  </w:t>
      </w:r>
    </w:p>
    <w:p w14:paraId="2DC4EFA2" w14:textId="77777777" w:rsidR="008A5823" w:rsidRPr="00106C5E" w:rsidRDefault="008A5823" w:rsidP="008A5823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spacing w:after="0" w:line="240" w:lineRule="auto"/>
        <w:ind w:left="0"/>
        <w:rPr>
          <w:rFonts w:ascii="Times New Roman" w:eastAsia="Times New Roman" w:hAnsi="Times New Roman"/>
          <w:sz w:val="24"/>
          <w:szCs w:val="24"/>
          <w:lang w:val="en-GB" w:eastAsia="nb-NO"/>
        </w:rPr>
      </w:pPr>
    </w:p>
    <w:p w14:paraId="13DC514F" w14:textId="3AB768AE" w:rsidR="00443351" w:rsidRDefault="008A5823" w:rsidP="00613475">
      <w:pPr>
        <w:pStyle w:val="ListParagraph"/>
        <w:numPr>
          <w:ilvl w:val="0"/>
          <w:numId w:val="5"/>
        </w:numPr>
        <w:rPr>
          <w:rFonts w:ascii="Times New Roman" w:eastAsia="Times New Roman" w:hAnsi="Times New Roman"/>
          <w:sz w:val="24"/>
          <w:szCs w:val="24"/>
          <w:lang w:val="en-GB" w:eastAsia="nb-NO"/>
        </w:rPr>
      </w:pPr>
      <w:r>
        <w:rPr>
          <w:rFonts w:ascii="Times New Roman" w:eastAsia="Times New Roman" w:hAnsi="Times New Roman"/>
          <w:sz w:val="24"/>
          <w:szCs w:val="24"/>
          <w:lang w:val="en-GB" w:eastAsia="nb-NO"/>
        </w:rPr>
        <w:t xml:space="preserve">ANNEX A – </w:t>
      </w:r>
      <w:r w:rsidR="00613475">
        <w:rPr>
          <w:rFonts w:ascii="Times New Roman" w:eastAsia="Times New Roman" w:hAnsi="Times New Roman"/>
          <w:sz w:val="24"/>
          <w:szCs w:val="24"/>
          <w:lang w:val="en-GB" w:eastAsia="nb-NO"/>
        </w:rPr>
        <w:t>Excel Spreadsheet</w:t>
      </w:r>
    </w:p>
    <w:p w14:paraId="6810AB6F" w14:textId="77777777" w:rsidR="00A36CAE" w:rsidRDefault="00A36CAE" w:rsidP="00A36CAE">
      <w:pPr>
        <w:rPr>
          <w:rFonts w:ascii="Times New Roman" w:eastAsia="Times New Roman" w:hAnsi="Times New Roman"/>
          <w:sz w:val="24"/>
          <w:szCs w:val="24"/>
          <w:lang w:val="en-GB" w:eastAsia="nb-NO"/>
        </w:rPr>
      </w:pPr>
    </w:p>
    <w:p w14:paraId="612F9D1D" w14:textId="77777777" w:rsidR="00A36CAE" w:rsidRPr="00A36CAE" w:rsidRDefault="00A36CAE" w:rsidP="00A36CAE">
      <w:pPr>
        <w:rPr>
          <w:rFonts w:ascii="Times New Roman" w:eastAsia="Times New Roman" w:hAnsi="Times New Roman"/>
          <w:sz w:val="24"/>
          <w:szCs w:val="24"/>
          <w:lang w:val="en-GB" w:eastAsia="nb-NO"/>
        </w:rPr>
        <w:sectPr w:rsidR="00A36CAE" w:rsidRPr="00A36CAE" w:rsidSect="00657518">
          <w:headerReference w:type="default" r:id="rId13"/>
          <w:pgSz w:w="12240" w:h="15840"/>
          <w:pgMar w:top="720" w:right="1440" w:bottom="720" w:left="1440" w:header="720" w:footer="720" w:gutter="0"/>
          <w:cols w:space="720"/>
          <w:docGrid w:linePitch="360"/>
        </w:sectPr>
      </w:pPr>
    </w:p>
    <w:p w14:paraId="07AE90AA" w14:textId="77777777" w:rsidR="007D7A14" w:rsidRDefault="004A3CA3" w:rsidP="00CB255C">
      <w:pPr>
        <w:jc w:val="center"/>
        <w:rPr>
          <w:rFonts w:ascii="Times New Roman" w:hAnsi="Times New Roman" w:cs="Times New Roman"/>
          <w:sz w:val="24"/>
          <w:szCs w:val="24"/>
          <w:lang w:val="en-GB" w:eastAsia="nb-NO"/>
        </w:rPr>
      </w:pPr>
      <w:r w:rsidRPr="00187843">
        <w:rPr>
          <w:rFonts w:ascii="Times New Roman" w:hAnsi="Times New Roman" w:cs="Times New Roman"/>
          <w:sz w:val="24"/>
          <w:szCs w:val="24"/>
          <w:lang w:val="en-GB" w:eastAsia="nb-NO"/>
        </w:rPr>
        <w:lastRenderedPageBreak/>
        <w:t>ANNEX A</w:t>
      </w:r>
    </w:p>
    <w:p w14:paraId="7AAB548C" w14:textId="77777777" w:rsidR="00A36CAE" w:rsidRDefault="00A36CAE" w:rsidP="00A36CAE">
      <w:pPr>
        <w:rPr>
          <w:rFonts w:ascii="Times New Roman" w:hAnsi="Times New Roman" w:cs="Times New Roman"/>
          <w:sz w:val="24"/>
          <w:szCs w:val="24"/>
          <w:lang w:val="en-GB" w:eastAsia="nb-NO"/>
        </w:rPr>
      </w:pPr>
    </w:p>
    <w:p w14:paraId="19D77819" w14:textId="77777777" w:rsidR="00A36CAE" w:rsidRPr="00187843" w:rsidRDefault="00A36CAE" w:rsidP="00A36CAE">
      <w:pPr>
        <w:jc w:val="both"/>
        <w:rPr>
          <w:rFonts w:ascii="Times New Roman" w:hAnsi="Times New Roman" w:cs="Times New Roman"/>
          <w:sz w:val="24"/>
          <w:szCs w:val="24"/>
          <w:lang w:val="en-GB" w:eastAsia="nb-NO"/>
        </w:rPr>
        <w:sectPr w:rsidR="00A36CAE" w:rsidRPr="00187843" w:rsidSect="00CB255C">
          <w:headerReference w:type="default" r:id="rId14"/>
          <w:footerReference w:type="default" r:id="rId15"/>
          <w:pgSz w:w="12240" w:h="15840" w:code="1"/>
          <w:pgMar w:top="720" w:right="1440" w:bottom="720" w:left="1440" w:header="720" w:footer="720" w:gutter="0"/>
          <w:cols w:space="720"/>
          <w:vAlign w:val="center"/>
          <w:docGrid w:linePitch="360"/>
        </w:sectPr>
      </w:pPr>
    </w:p>
    <w:bookmarkStart w:id="10" w:name="_GoBack"/>
    <w:p w14:paraId="5D062259" w14:textId="1B019F39" w:rsidR="004A3CA3" w:rsidRPr="00716280" w:rsidRDefault="007E450F" w:rsidP="00003FB3">
      <w:pPr>
        <w:jc w:val="center"/>
        <w:rPr>
          <w:lang w:val="en-GB" w:eastAsia="nb-NO"/>
        </w:rPr>
      </w:pPr>
      <w:r>
        <w:rPr>
          <w:lang w:val="en-GB" w:eastAsia="nb-NO"/>
        </w:rPr>
        <w:object w:dxaOrig="1543" w:dyaOrig="991" w14:anchorId="4660D8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7.25pt;height:49.5pt" o:ole="">
            <v:imagedata r:id="rId16" o:title=""/>
          </v:shape>
          <o:OLEObject Type="Embed" ProgID="Excel.Sheet.12" ShapeID="_x0000_i1033" DrawAspect="Icon" ObjectID="_1589710498" r:id="rId17"/>
        </w:object>
      </w:r>
      <w:bookmarkEnd w:id="10"/>
    </w:p>
    <w:sectPr w:rsidR="004A3CA3" w:rsidRPr="00716280" w:rsidSect="0047488D">
      <w:pgSz w:w="12240" w:h="15840" w:code="1"/>
      <w:pgMar w:top="720" w:right="1440" w:bottom="72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C968F9" w14:textId="77777777" w:rsidR="00070790" w:rsidRDefault="00070790" w:rsidP="00BD2E5D">
      <w:pPr>
        <w:spacing w:after="0" w:line="240" w:lineRule="auto"/>
      </w:pPr>
      <w:r>
        <w:separator/>
      </w:r>
    </w:p>
  </w:endnote>
  <w:endnote w:type="continuationSeparator" w:id="0">
    <w:p w14:paraId="5080EA67" w14:textId="77777777" w:rsidR="00070790" w:rsidRDefault="00070790" w:rsidP="00BD2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3083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AC58AE" w14:textId="7F20331C" w:rsidR="005F5168" w:rsidRPr="00365B0B" w:rsidRDefault="00070790" w:rsidP="00365B0B">
        <w:pPr>
          <w:pStyle w:val="Footer"/>
          <w:jc w:val="right"/>
        </w:pPr>
        <w:sdt>
          <w:sdtPr>
            <w:rPr>
              <w:rFonts w:ascii="Times New Roman" w:hAnsi="Times New Roman"/>
              <w:sz w:val="24"/>
              <w:szCs w:val="24"/>
            </w:rPr>
            <w:alias w:val="ICP#"/>
            <w:id w:val="-1562703178"/>
            <w:placeholder>
              <w:docPart w:val="98B28EC45D4744ECBDF07176EE84648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798da4b2-fbc0-4904-bf92-c902232306b7' " w:xpath="/ns0:properties[1]/documentManagement[1]/ns3:Title0[1]" w:storeItemID="{6FDBBEFB-8866-41B3-BE0B-16F5A3238202}"/>
            <w:text/>
          </w:sdtPr>
          <w:sdtEndPr/>
          <w:sdtContent>
            <w:r w:rsidR="003E37D3">
              <w:rPr>
                <w:rFonts w:ascii="Times New Roman" w:hAnsi="Times New Roman"/>
                <w:sz w:val="24"/>
                <w:szCs w:val="24"/>
              </w:rPr>
              <w:t>M2018-02-C1-F</w:t>
            </w:r>
          </w:sdtContent>
        </w:sdt>
        <w:r w:rsidR="005F5168">
          <w:t>/</w:t>
        </w:r>
        <w:r w:rsidR="005F5168" w:rsidRPr="00365B0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5F5168" w:rsidRPr="00365B0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5F5168" w:rsidRPr="00365B0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E450F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="005F5168" w:rsidRPr="00365B0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4355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269CC" w14:textId="05D23F77" w:rsidR="00187843" w:rsidRDefault="00070790" w:rsidP="00365B0B">
        <w:pPr>
          <w:pStyle w:val="Footer"/>
          <w:jc w:val="right"/>
          <w:rPr>
            <w:rFonts w:ascii="Times New Roman" w:hAnsi="Times New Roman" w:cs="Times New Roman"/>
            <w:noProof/>
            <w:sz w:val="24"/>
            <w:szCs w:val="24"/>
          </w:rPr>
        </w:pPr>
        <w:sdt>
          <w:sdtPr>
            <w:rPr>
              <w:rFonts w:ascii="Times New Roman" w:hAnsi="Times New Roman"/>
              <w:sz w:val="24"/>
              <w:szCs w:val="24"/>
            </w:rPr>
            <w:alias w:val="ICP#"/>
            <w:id w:val="-261681538"/>
            <w:placeholder>
              <w:docPart w:val="81E82E8F72FF4A0CA96EDD084341683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798da4b2-fbc0-4904-bf92-c902232306b7' " w:xpath="/ns0:properties[1]/documentManagement[1]/ns3:Title0[1]" w:storeItemID="{6FDBBEFB-8866-41B3-BE0B-16F5A3238202}"/>
            <w:text/>
          </w:sdtPr>
          <w:sdtEndPr/>
          <w:sdtContent>
            <w:r w:rsidR="00187843">
              <w:rPr>
                <w:rFonts w:ascii="Times New Roman" w:hAnsi="Times New Roman"/>
                <w:sz w:val="24"/>
                <w:szCs w:val="24"/>
              </w:rPr>
              <w:t>M2018-01-</w:t>
            </w:r>
            <w:r w:rsidR="00DE10E7">
              <w:rPr>
                <w:rFonts w:ascii="Times New Roman" w:hAnsi="Times New Roman"/>
                <w:sz w:val="24"/>
                <w:szCs w:val="24"/>
              </w:rPr>
              <w:t>C1</w:t>
            </w:r>
            <w:r w:rsidR="00187843">
              <w:rPr>
                <w:rFonts w:ascii="Times New Roman" w:hAnsi="Times New Roman"/>
                <w:sz w:val="24"/>
                <w:szCs w:val="24"/>
              </w:rPr>
              <w:t>-F</w:t>
            </w:r>
          </w:sdtContent>
        </w:sdt>
        <w:r w:rsidR="00187843">
          <w:t>/</w:t>
        </w:r>
        <w:r w:rsidR="00187843" w:rsidRPr="00365B0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187843" w:rsidRPr="00365B0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187843" w:rsidRPr="00365B0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E450F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="00187843" w:rsidRPr="00365B0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  <w:p w14:paraId="23967925" w14:textId="5868643D" w:rsidR="00187843" w:rsidRPr="00365B0B" w:rsidRDefault="00187843" w:rsidP="00187843">
        <w:pPr>
          <w:pStyle w:val="Footer"/>
        </w:pPr>
        <w:r>
          <w:rPr>
            <w:rFonts w:ascii="Times New Roman" w:hAnsi="Times New Roman" w:cs="Times New Roman"/>
            <w:noProof/>
            <w:sz w:val="24"/>
            <w:szCs w:val="24"/>
          </w:rPr>
          <w:t>Annex A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BDCFF0" w14:textId="77777777" w:rsidR="00070790" w:rsidRDefault="00070790" w:rsidP="00BD2E5D">
      <w:pPr>
        <w:spacing w:after="0" w:line="240" w:lineRule="auto"/>
      </w:pPr>
      <w:r>
        <w:separator/>
      </w:r>
    </w:p>
  </w:footnote>
  <w:footnote w:type="continuationSeparator" w:id="0">
    <w:p w14:paraId="579EA739" w14:textId="77777777" w:rsidR="00070790" w:rsidRDefault="00070790" w:rsidP="00BD2E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4B4AED" w14:textId="77777777" w:rsidR="005F5168" w:rsidRPr="00BD2E5D" w:rsidRDefault="005F5168" w:rsidP="00BD2E5D">
    <w:pPr>
      <w:jc w:val="center"/>
      <w:rPr>
        <w:rFonts w:ascii="Times New Roman" w:hAnsi="Times New Roman" w:cs="Times New Roman"/>
        <w:b/>
        <w:sz w:val="32"/>
        <w:szCs w:val="32"/>
      </w:rPr>
    </w:pPr>
    <w:r w:rsidRPr="00BD2E5D">
      <w:rPr>
        <w:rFonts w:ascii="Times New Roman" w:hAnsi="Times New Roman" w:cs="Times New Roman"/>
        <w:b/>
        <w:sz w:val="32"/>
        <w:szCs w:val="32"/>
      </w:rPr>
      <w:t>EXECUTIVE SUMMARY</w:t>
    </w:r>
  </w:p>
  <w:p w14:paraId="06865F09" w14:textId="77777777" w:rsidR="005F5168" w:rsidRDefault="005F5168" w:rsidP="00BD2E5D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393EB" w14:textId="77777777" w:rsidR="005F5168" w:rsidRDefault="005F5168" w:rsidP="00BD2E5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D0ABE1" w14:textId="1EC21FF3" w:rsidR="00957B0B" w:rsidRPr="00D26161" w:rsidRDefault="00187843" w:rsidP="0028780A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Annex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36571"/>
    <w:multiLevelType w:val="multilevel"/>
    <w:tmpl w:val="656C70A6"/>
    <w:lvl w:ilvl="0">
      <w:start w:val="5"/>
      <w:numFmt w:val="upperLetter"/>
      <w:lvlText w:val="%1"/>
      <w:lvlJc w:val="left"/>
      <w:pPr>
        <w:ind w:left="111" w:hanging="721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11" w:hanging="721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11" w:hanging="721"/>
      </w:pPr>
      <w:rPr>
        <w:rFonts w:ascii="Times New Roman" w:eastAsia="Times New Roman" w:hAnsi="Times New Roman" w:hint="default"/>
        <w:b/>
        <w:bCs/>
        <w:spacing w:val="-1"/>
        <w:sz w:val="24"/>
        <w:szCs w:val="24"/>
      </w:rPr>
    </w:lvl>
    <w:lvl w:ilvl="3">
      <w:start w:val="1"/>
      <w:numFmt w:val="bullet"/>
      <w:lvlText w:val="•"/>
      <w:lvlJc w:val="left"/>
      <w:pPr>
        <w:ind w:left="2897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26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55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8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13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42" w:hanging="721"/>
      </w:pPr>
      <w:rPr>
        <w:rFonts w:hint="default"/>
      </w:rPr>
    </w:lvl>
  </w:abstractNum>
  <w:abstractNum w:abstractNumId="1" w15:restartNumberingAfterBreak="0">
    <w:nsid w:val="0E580710"/>
    <w:multiLevelType w:val="hybridMultilevel"/>
    <w:tmpl w:val="C2FCF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718B5"/>
    <w:multiLevelType w:val="multilevel"/>
    <w:tmpl w:val="2EDE8194"/>
    <w:lvl w:ilvl="0">
      <w:start w:val="5"/>
      <w:numFmt w:val="upperLetter"/>
      <w:lvlText w:val="%1"/>
      <w:lvlJc w:val="left"/>
      <w:pPr>
        <w:ind w:left="551" w:hanging="1441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51" w:hanging="1441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551" w:hanging="1441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551" w:hanging="14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1" w:hanging="1441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1" w:hanging="1801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171" w:hanging="1441"/>
      </w:pPr>
      <w:rPr>
        <w:rFonts w:ascii="Times New Roman" w:eastAsia="Times New Roman" w:hAnsi="Times New Roman" w:hint="default"/>
        <w:b/>
        <w:bCs/>
        <w:spacing w:val="-1"/>
        <w:sz w:val="24"/>
        <w:szCs w:val="24"/>
      </w:rPr>
    </w:lvl>
    <w:lvl w:ilvl="7">
      <w:start w:val="1"/>
      <w:numFmt w:val="bullet"/>
      <w:lvlText w:val="•"/>
      <w:lvlJc w:val="left"/>
      <w:pPr>
        <w:ind w:left="6169" w:hanging="14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92" w:hanging="1441"/>
      </w:pPr>
      <w:rPr>
        <w:rFonts w:hint="default"/>
      </w:rPr>
    </w:lvl>
  </w:abstractNum>
  <w:abstractNum w:abstractNumId="3" w15:restartNumberingAfterBreak="0">
    <w:nsid w:val="166F461C"/>
    <w:multiLevelType w:val="hybridMultilevel"/>
    <w:tmpl w:val="ECE81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160" w:hanging="180"/>
      </w:pPr>
    </w:lvl>
    <w:lvl w:ilvl="3" w:tplc="04090017">
      <w:start w:val="1"/>
      <w:numFmt w:val="lowerLetter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3339"/>
    <w:multiLevelType w:val="hybridMultilevel"/>
    <w:tmpl w:val="C2C6B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9391A"/>
    <w:multiLevelType w:val="hybridMultilevel"/>
    <w:tmpl w:val="D2D605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803BDF"/>
    <w:multiLevelType w:val="multilevel"/>
    <w:tmpl w:val="343064F0"/>
    <w:lvl w:ilvl="0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7" w15:restartNumberingAfterBreak="0">
    <w:nsid w:val="710651B0"/>
    <w:multiLevelType w:val="hybridMultilevel"/>
    <w:tmpl w:val="498A89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16C49"/>
    <w:multiLevelType w:val="hybridMultilevel"/>
    <w:tmpl w:val="03FC3226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8"/>
  </w:num>
  <w:num w:numId="5">
    <w:abstractNumId w:val="5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Ford, Raymond F (Ray) Jr CIV DISA EE (US)">
    <w15:presenceInfo w15:providerId="None" w15:userId="Ford, Raymond F (Ray) Jr CIV DISA EE (US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E5D"/>
    <w:rsid w:val="00001501"/>
    <w:rsid w:val="00003FB3"/>
    <w:rsid w:val="00004307"/>
    <w:rsid w:val="0001433E"/>
    <w:rsid w:val="00017863"/>
    <w:rsid w:val="00025DC2"/>
    <w:rsid w:val="00033114"/>
    <w:rsid w:val="00035567"/>
    <w:rsid w:val="00040FDA"/>
    <w:rsid w:val="00070790"/>
    <w:rsid w:val="00086E84"/>
    <w:rsid w:val="000911C0"/>
    <w:rsid w:val="00092027"/>
    <w:rsid w:val="00092A0A"/>
    <w:rsid w:val="000A7EC7"/>
    <w:rsid w:val="000B4F3E"/>
    <w:rsid w:val="000C240C"/>
    <w:rsid w:val="000C3918"/>
    <w:rsid w:val="000D7807"/>
    <w:rsid w:val="000E0438"/>
    <w:rsid w:val="001067CF"/>
    <w:rsid w:val="00111CD2"/>
    <w:rsid w:val="001133C5"/>
    <w:rsid w:val="00113F94"/>
    <w:rsid w:val="001243D1"/>
    <w:rsid w:val="00131385"/>
    <w:rsid w:val="00140089"/>
    <w:rsid w:val="00142302"/>
    <w:rsid w:val="001476DD"/>
    <w:rsid w:val="00147DD8"/>
    <w:rsid w:val="00154AF4"/>
    <w:rsid w:val="00157288"/>
    <w:rsid w:val="00164F1A"/>
    <w:rsid w:val="00170846"/>
    <w:rsid w:val="00171E2D"/>
    <w:rsid w:val="001744A3"/>
    <w:rsid w:val="00183E3E"/>
    <w:rsid w:val="00187843"/>
    <w:rsid w:val="001917E5"/>
    <w:rsid w:val="00194DE1"/>
    <w:rsid w:val="001A1D48"/>
    <w:rsid w:val="001A1FFC"/>
    <w:rsid w:val="001A6D12"/>
    <w:rsid w:val="001A70AE"/>
    <w:rsid w:val="001B0EEE"/>
    <w:rsid w:val="001C6A83"/>
    <w:rsid w:val="001D1E0B"/>
    <w:rsid w:val="001E5737"/>
    <w:rsid w:val="00202599"/>
    <w:rsid w:val="00207FAD"/>
    <w:rsid w:val="00210DE2"/>
    <w:rsid w:val="00220DDF"/>
    <w:rsid w:val="00222370"/>
    <w:rsid w:val="002235B8"/>
    <w:rsid w:val="002367A6"/>
    <w:rsid w:val="0027366F"/>
    <w:rsid w:val="0028132B"/>
    <w:rsid w:val="0028780A"/>
    <w:rsid w:val="002A1B36"/>
    <w:rsid w:val="002B0EB0"/>
    <w:rsid w:val="002B5C11"/>
    <w:rsid w:val="002C0099"/>
    <w:rsid w:val="002C40A7"/>
    <w:rsid w:val="00312FE2"/>
    <w:rsid w:val="003136B6"/>
    <w:rsid w:val="00320AA3"/>
    <w:rsid w:val="0032423A"/>
    <w:rsid w:val="00334EA7"/>
    <w:rsid w:val="00345AC1"/>
    <w:rsid w:val="00365B0B"/>
    <w:rsid w:val="00373B66"/>
    <w:rsid w:val="00377956"/>
    <w:rsid w:val="003A29E4"/>
    <w:rsid w:val="003B05C6"/>
    <w:rsid w:val="003B0923"/>
    <w:rsid w:val="003E37D3"/>
    <w:rsid w:val="003E47B7"/>
    <w:rsid w:val="003F0D5F"/>
    <w:rsid w:val="003F4F5F"/>
    <w:rsid w:val="003F61F6"/>
    <w:rsid w:val="003F6FA0"/>
    <w:rsid w:val="003F7BAE"/>
    <w:rsid w:val="004267EE"/>
    <w:rsid w:val="00433BC9"/>
    <w:rsid w:val="00440324"/>
    <w:rsid w:val="00440D42"/>
    <w:rsid w:val="0044123C"/>
    <w:rsid w:val="00442D6E"/>
    <w:rsid w:val="00443351"/>
    <w:rsid w:val="004521ED"/>
    <w:rsid w:val="00456EF4"/>
    <w:rsid w:val="00471DE6"/>
    <w:rsid w:val="0047488D"/>
    <w:rsid w:val="00475430"/>
    <w:rsid w:val="00486D01"/>
    <w:rsid w:val="004873C0"/>
    <w:rsid w:val="00490143"/>
    <w:rsid w:val="00491B8B"/>
    <w:rsid w:val="004A3CA3"/>
    <w:rsid w:val="004A7BAA"/>
    <w:rsid w:val="004B73CB"/>
    <w:rsid w:val="004C7A58"/>
    <w:rsid w:val="004D5A05"/>
    <w:rsid w:val="004E78F4"/>
    <w:rsid w:val="004F6800"/>
    <w:rsid w:val="00501163"/>
    <w:rsid w:val="00506D79"/>
    <w:rsid w:val="00511C31"/>
    <w:rsid w:val="00521424"/>
    <w:rsid w:val="00523129"/>
    <w:rsid w:val="005263AC"/>
    <w:rsid w:val="005302E4"/>
    <w:rsid w:val="005317AD"/>
    <w:rsid w:val="00543B60"/>
    <w:rsid w:val="00553AED"/>
    <w:rsid w:val="00556A8A"/>
    <w:rsid w:val="00573A5B"/>
    <w:rsid w:val="0058718B"/>
    <w:rsid w:val="00592066"/>
    <w:rsid w:val="005C432B"/>
    <w:rsid w:val="005E221A"/>
    <w:rsid w:val="005E4FDF"/>
    <w:rsid w:val="005F2321"/>
    <w:rsid w:val="005F5168"/>
    <w:rsid w:val="0060122A"/>
    <w:rsid w:val="00601A23"/>
    <w:rsid w:val="00601FE4"/>
    <w:rsid w:val="00610DF9"/>
    <w:rsid w:val="00613475"/>
    <w:rsid w:val="00622961"/>
    <w:rsid w:val="006229FE"/>
    <w:rsid w:val="00637B0A"/>
    <w:rsid w:val="00641ABB"/>
    <w:rsid w:val="0064396E"/>
    <w:rsid w:val="00646136"/>
    <w:rsid w:val="00657518"/>
    <w:rsid w:val="00675911"/>
    <w:rsid w:val="00680863"/>
    <w:rsid w:val="00683A55"/>
    <w:rsid w:val="00686376"/>
    <w:rsid w:val="006B119C"/>
    <w:rsid w:val="006B2823"/>
    <w:rsid w:val="006C1F44"/>
    <w:rsid w:val="006D00B1"/>
    <w:rsid w:val="006D3947"/>
    <w:rsid w:val="006E0FFC"/>
    <w:rsid w:val="006E57FD"/>
    <w:rsid w:val="0070055C"/>
    <w:rsid w:val="00707E61"/>
    <w:rsid w:val="00716280"/>
    <w:rsid w:val="00724F1A"/>
    <w:rsid w:val="00725B72"/>
    <w:rsid w:val="00742196"/>
    <w:rsid w:val="0075014D"/>
    <w:rsid w:val="0076051C"/>
    <w:rsid w:val="007726B6"/>
    <w:rsid w:val="00775B7B"/>
    <w:rsid w:val="00785AEA"/>
    <w:rsid w:val="0079150C"/>
    <w:rsid w:val="007A3C33"/>
    <w:rsid w:val="007A5A48"/>
    <w:rsid w:val="007A7057"/>
    <w:rsid w:val="007A72B0"/>
    <w:rsid w:val="007B1516"/>
    <w:rsid w:val="007B61B9"/>
    <w:rsid w:val="007B6385"/>
    <w:rsid w:val="007B6B32"/>
    <w:rsid w:val="007C0662"/>
    <w:rsid w:val="007C3EC4"/>
    <w:rsid w:val="007D59B9"/>
    <w:rsid w:val="007D61FD"/>
    <w:rsid w:val="007D7A14"/>
    <w:rsid w:val="007E450F"/>
    <w:rsid w:val="007E68E9"/>
    <w:rsid w:val="007F2E5A"/>
    <w:rsid w:val="007F77FD"/>
    <w:rsid w:val="00811C78"/>
    <w:rsid w:val="008165E3"/>
    <w:rsid w:val="00823722"/>
    <w:rsid w:val="00825EE1"/>
    <w:rsid w:val="00866B14"/>
    <w:rsid w:val="00867EE0"/>
    <w:rsid w:val="0087149B"/>
    <w:rsid w:val="008762BE"/>
    <w:rsid w:val="00884FE5"/>
    <w:rsid w:val="008934A5"/>
    <w:rsid w:val="008A5823"/>
    <w:rsid w:val="008A5AE8"/>
    <w:rsid w:val="008B53EF"/>
    <w:rsid w:val="008C2F5C"/>
    <w:rsid w:val="008E3364"/>
    <w:rsid w:val="008E5FB1"/>
    <w:rsid w:val="008F07BE"/>
    <w:rsid w:val="0090606E"/>
    <w:rsid w:val="00913651"/>
    <w:rsid w:val="009248E5"/>
    <w:rsid w:val="00930DA4"/>
    <w:rsid w:val="009357CE"/>
    <w:rsid w:val="00940C43"/>
    <w:rsid w:val="009453B7"/>
    <w:rsid w:val="0094650D"/>
    <w:rsid w:val="009524A7"/>
    <w:rsid w:val="009575B3"/>
    <w:rsid w:val="00957B0B"/>
    <w:rsid w:val="009775CF"/>
    <w:rsid w:val="00977F87"/>
    <w:rsid w:val="009802E0"/>
    <w:rsid w:val="00990727"/>
    <w:rsid w:val="00992F7F"/>
    <w:rsid w:val="009A5C77"/>
    <w:rsid w:val="009A5C86"/>
    <w:rsid w:val="009B4166"/>
    <w:rsid w:val="009B6392"/>
    <w:rsid w:val="009C30B7"/>
    <w:rsid w:val="009E4CC6"/>
    <w:rsid w:val="009F2AE1"/>
    <w:rsid w:val="009F57E3"/>
    <w:rsid w:val="009F7ADB"/>
    <w:rsid w:val="00A1228F"/>
    <w:rsid w:val="00A139C0"/>
    <w:rsid w:val="00A14511"/>
    <w:rsid w:val="00A15934"/>
    <w:rsid w:val="00A36CAE"/>
    <w:rsid w:val="00A3735D"/>
    <w:rsid w:val="00A70BA0"/>
    <w:rsid w:val="00A9615D"/>
    <w:rsid w:val="00AA475E"/>
    <w:rsid w:val="00AA4AC3"/>
    <w:rsid w:val="00AB4F5B"/>
    <w:rsid w:val="00AB7DCD"/>
    <w:rsid w:val="00AC06E6"/>
    <w:rsid w:val="00AC3C71"/>
    <w:rsid w:val="00AD1975"/>
    <w:rsid w:val="00AD56F7"/>
    <w:rsid w:val="00AF0F79"/>
    <w:rsid w:val="00AF384E"/>
    <w:rsid w:val="00AF5FCD"/>
    <w:rsid w:val="00B00F5C"/>
    <w:rsid w:val="00B03985"/>
    <w:rsid w:val="00B14966"/>
    <w:rsid w:val="00B35A22"/>
    <w:rsid w:val="00B44ABC"/>
    <w:rsid w:val="00B4594A"/>
    <w:rsid w:val="00B60A8E"/>
    <w:rsid w:val="00B64DCE"/>
    <w:rsid w:val="00B901C0"/>
    <w:rsid w:val="00B90FEA"/>
    <w:rsid w:val="00B97BF9"/>
    <w:rsid w:val="00BB3EF6"/>
    <w:rsid w:val="00BC5523"/>
    <w:rsid w:val="00BD2E5D"/>
    <w:rsid w:val="00BD7191"/>
    <w:rsid w:val="00BF7EF8"/>
    <w:rsid w:val="00C14784"/>
    <w:rsid w:val="00C23DB7"/>
    <w:rsid w:val="00C30BA9"/>
    <w:rsid w:val="00C326BD"/>
    <w:rsid w:val="00C40662"/>
    <w:rsid w:val="00C4127A"/>
    <w:rsid w:val="00C45106"/>
    <w:rsid w:val="00C50A50"/>
    <w:rsid w:val="00C6763E"/>
    <w:rsid w:val="00C805D3"/>
    <w:rsid w:val="00CA2DD5"/>
    <w:rsid w:val="00CB255C"/>
    <w:rsid w:val="00CB5C64"/>
    <w:rsid w:val="00CD3651"/>
    <w:rsid w:val="00CD4799"/>
    <w:rsid w:val="00CD70AC"/>
    <w:rsid w:val="00CF3BD9"/>
    <w:rsid w:val="00CF45BB"/>
    <w:rsid w:val="00D0336B"/>
    <w:rsid w:val="00D05C81"/>
    <w:rsid w:val="00D0704C"/>
    <w:rsid w:val="00D12E29"/>
    <w:rsid w:val="00D2465D"/>
    <w:rsid w:val="00D26161"/>
    <w:rsid w:val="00D3620C"/>
    <w:rsid w:val="00D50809"/>
    <w:rsid w:val="00D7442D"/>
    <w:rsid w:val="00D82B11"/>
    <w:rsid w:val="00D83064"/>
    <w:rsid w:val="00D902D1"/>
    <w:rsid w:val="00D903B6"/>
    <w:rsid w:val="00D979D2"/>
    <w:rsid w:val="00DA65A0"/>
    <w:rsid w:val="00DB3B63"/>
    <w:rsid w:val="00DC1133"/>
    <w:rsid w:val="00DC27C7"/>
    <w:rsid w:val="00DC67CF"/>
    <w:rsid w:val="00DD0C76"/>
    <w:rsid w:val="00DD5341"/>
    <w:rsid w:val="00DD5DD2"/>
    <w:rsid w:val="00DE10E7"/>
    <w:rsid w:val="00DF1A10"/>
    <w:rsid w:val="00E3087F"/>
    <w:rsid w:val="00E34A83"/>
    <w:rsid w:val="00E56392"/>
    <w:rsid w:val="00E65FC7"/>
    <w:rsid w:val="00E7298A"/>
    <w:rsid w:val="00EA24EE"/>
    <w:rsid w:val="00ED1CEC"/>
    <w:rsid w:val="00ED5B1C"/>
    <w:rsid w:val="00EF1F4E"/>
    <w:rsid w:val="00EF5374"/>
    <w:rsid w:val="00F03201"/>
    <w:rsid w:val="00F03BEE"/>
    <w:rsid w:val="00F068E0"/>
    <w:rsid w:val="00F31A7F"/>
    <w:rsid w:val="00F4651D"/>
    <w:rsid w:val="00F72590"/>
    <w:rsid w:val="00F93742"/>
    <w:rsid w:val="00F95121"/>
    <w:rsid w:val="00FB0548"/>
    <w:rsid w:val="00FB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167EA8"/>
  <w15:docId w15:val="{29F38F36-23CA-4714-A0C6-19EC4A11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E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2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E5D"/>
  </w:style>
  <w:style w:type="paragraph" w:styleId="Footer">
    <w:name w:val="footer"/>
    <w:basedOn w:val="Normal"/>
    <w:link w:val="FooterChar"/>
    <w:uiPriority w:val="99"/>
    <w:unhideWhenUsed/>
    <w:rsid w:val="00BD2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E5D"/>
  </w:style>
  <w:style w:type="paragraph" w:styleId="BalloonText">
    <w:name w:val="Balloon Text"/>
    <w:basedOn w:val="Normal"/>
    <w:link w:val="BalloonTextChar"/>
    <w:uiPriority w:val="99"/>
    <w:semiHidden/>
    <w:unhideWhenUsed/>
    <w:rsid w:val="00BD2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E5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2E5D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D2E5D"/>
    <w:rPr>
      <w:color w:val="808080"/>
    </w:rPr>
  </w:style>
  <w:style w:type="table" w:styleId="TableGrid">
    <w:name w:val="Table Grid"/>
    <w:basedOn w:val="TableNormal"/>
    <w:uiPriority w:val="59"/>
    <w:rsid w:val="00365B0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A5823"/>
    <w:pPr>
      <w:spacing w:after="0" w:line="240" w:lineRule="auto"/>
    </w:pPr>
  </w:style>
  <w:style w:type="character" w:customStyle="1" w:styleId="label1">
    <w:name w:val="label1"/>
    <w:basedOn w:val="DefaultParagraphFont"/>
    <w:rsid w:val="00990727"/>
    <w:rPr>
      <w:rFonts w:ascii="Courier New" w:hAnsi="Courier New" w:cs="Courier New" w:hint="default"/>
      <w:b/>
      <w:bCs/>
      <w:sz w:val="20"/>
      <w:szCs w:val="20"/>
    </w:rPr>
  </w:style>
  <w:style w:type="character" w:customStyle="1" w:styleId="data1">
    <w:name w:val="data1"/>
    <w:basedOn w:val="DefaultParagraphFont"/>
    <w:rsid w:val="00990727"/>
    <w:rPr>
      <w:rFonts w:ascii="Courier New" w:hAnsi="Courier New" w:cs="Courier New" w:hint="default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84FE5"/>
    <w:rPr>
      <w:color w:val="800080"/>
      <w:u w:val="single"/>
    </w:rPr>
  </w:style>
  <w:style w:type="paragraph" w:customStyle="1" w:styleId="xl297">
    <w:name w:val="xl297"/>
    <w:basedOn w:val="Normal"/>
    <w:rsid w:val="00884F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298">
    <w:name w:val="xl298"/>
    <w:basedOn w:val="Normal"/>
    <w:rsid w:val="00884F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4A7B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7BAA"/>
  </w:style>
  <w:style w:type="paragraph" w:customStyle="1" w:styleId="TableParagraph">
    <w:name w:val="Table Paragraph"/>
    <w:basedOn w:val="Normal"/>
    <w:uiPriority w:val="1"/>
    <w:qFormat/>
    <w:rsid w:val="009C30B7"/>
    <w:pPr>
      <w:widowControl w:val="0"/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E22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22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22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22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22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688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936634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6837640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22335586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6487063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98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40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843791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488451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73619676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2001617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959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73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102532834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</w:divsChild>
            </w:div>
          </w:divsChild>
        </w:div>
      </w:divsChild>
    </w:div>
    <w:div w:id="191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12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2113161785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</w:divsChild>
            </w:div>
          </w:divsChild>
        </w:div>
      </w:divsChild>
    </w:div>
    <w:div w:id="2245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678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9838456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42452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063871777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1907969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32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502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639980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865456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70203411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49364182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550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933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22893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489844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55804684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8390380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3216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517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748418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576989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4256943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9721716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381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82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782351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904271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2676849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2022783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5161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1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614077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532712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49712297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8412390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6694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19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7870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812357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9778635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5991684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9462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16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3913021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039618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35739324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3107453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9532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098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232660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664685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604917184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5205851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0040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40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7290419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860398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576429013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9819295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0398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81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090782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6672902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2541351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4362451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0860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502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112731641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145002273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94749705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3653235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850096656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263340563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15417553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650859335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16890541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273485210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</w:divsChild>
            </w:div>
          </w:divsChild>
        </w:div>
      </w:divsChild>
    </w:div>
    <w:div w:id="12743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23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1091591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9641153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07060126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1158252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3355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302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769675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7022532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25545657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6990164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4685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488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80666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5603346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4268660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52725606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9550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48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1399334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850521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37128309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15649516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19983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593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1478225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776219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706179678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  <w:div w:id="8491782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0830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938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581138796">
                  <w:marLeft w:val="0"/>
                  <w:marRight w:val="0"/>
                  <w:marTop w:val="0"/>
                  <w:marBottom w:val="0"/>
                  <w:divBdr>
                    <w:top w:val="single" w:sz="2" w:space="0" w:color="0000FF"/>
                    <w:left w:val="single" w:sz="2" w:space="0" w:color="0000FF"/>
                    <w:bottom w:val="single" w:sz="2" w:space="0" w:color="0000FF"/>
                    <w:right w:val="single" w:sz="2" w:space="0" w:color="0000FF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image" Target="media/image1.emf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EA425FB09804E30B449B465C1CE43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9CBA7-7A11-494D-8A2B-F29585FCF217}"/>
      </w:docPartPr>
      <w:docPartBody>
        <w:p w:rsidR="005C662A" w:rsidRDefault="005C662A" w:rsidP="005C662A">
          <w:pPr>
            <w:pStyle w:val="5EA425FB09804E30B449B465C1CE4329"/>
          </w:pPr>
          <w:r w:rsidRPr="00C42379">
            <w:rPr>
              <w:rStyle w:val="PlaceholderText"/>
            </w:rPr>
            <w:t>[ICP#]</w:t>
          </w:r>
        </w:p>
      </w:docPartBody>
    </w:docPart>
    <w:docPart>
      <w:docPartPr>
        <w:name w:val="98B28EC45D4744ECBDF07176EE846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64761-E856-4F2F-9E37-04BC24F8067A}"/>
      </w:docPartPr>
      <w:docPartBody>
        <w:p w:rsidR="005C662A" w:rsidRDefault="005C662A" w:rsidP="005C662A">
          <w:pPr>
            <w:pStyle w:val="98B28EC45D4744ECBDF07176EE84648D"/>
          </w:pPr>
          <w:r w:rsidRPr="00C42379">
            <w:rPr>
              <w:rStyle w:val="PlaceholderText"/>
            </w:rPr>
            <w:t>[ICP#]</w:t>
          </w:r>
        </w:p>
      </w:docPartBody>
    </w:docPart>
    <w:docPart>
      <w:docPartPr>
        <w:name w:val="D78CC9F28A454D50B130A92A4A1D8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1CD93-F670-4806-97DE-B6190B5DDAB3}"/>
      </w:docPartPr>
      <w:docPartBody>
        <w:p w:rsidR="005C662A" w:rsidRDefault="005C662A" w:rsidP="005C662A">
          <w:pPr>
            <w:pStyle w:val="D78CC9F28A454D50B130A92A4A1D8085"/>
          </w:pPr>
          <w:r w:rsidRPr="00C42379">
            <w:rPr>
              <w:rStyle w:val="PlaceholderText"/>
            </w:rPr>
            <w:t>[Title]</w:t>
          </w:r>
        </w:p>
      </w:docPartBody>
    </w:docPart>
    <w:docPart>
      <w:docPartPr>
        <w:name w:val="B54AA39E014C46B5AA24F3E0EF424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5F91C-9B9E-4287-9BF4-9C6E14A0E665}"/>
      </w:docPartPr>
      <w:docPartBody>
        <w:p w:rsidR="008E1EFC" w:rsidRDefault="0090113B" w:rsidP="0090113B">
          <w:pPr>
            <w:pStyle w:val="B54AA39E014C46B5AA24F3E0EF424BB9"/>
          </w:pPr>
          <w:r w:rsidRPr="00C42379">
            <w:rPr>
              <w:rStyle w:val="PlaceholderText"/>
            </w:rPr>
            <w:t>[Title]</w:t>
          </w:r>
        </w:p>
      </w:docPartBody>
    </w:docPart>
    <w:docPart>
      <w:docPartPr>
        <w:name w:val="329A5606690547AAA515D1C357113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DE22D-B0D2-48A2-B6F0-1C436519405C}"/>
      </w:docPartPr>
      <w:docPartBody>
        <w:p w:rsidR="008E1EFC" w:rsidRDefault="0090113B" w:rsidP="0090113B">
          <w:pPr>
            <w:pStyle w:val="329A5606690547AAA515D1C357113E01"/>
          </w:pPr>
          <w:r w:rsidRPr="00C42379">
            <w:rPr>
              <w:rStyle w:val="PlaceholderText"/>
            </w:rPr>
            <w:t>[Title]</w:t>
          </w:r>
        </w:p>
      </w:docPartBody>
    </w:docPart>
    <w:docPart>
      <w:docPartPr>
        <w:name w:val="81E82E8F72FF4A0CA96EDD08434168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4436F-B6D6-4059-9380-F0D27C422ED1}"/>
      </w:docPartPr>
      <w:docPartBody>
        <w:p w:rsidR="008E1EFC" w:rsidRDefault="0090113B" w:rsidP="0090113B">
          <w:pPr>
            <w:pStyle w:val="81E82E8F72FF4A0CA96EDD084341683B"/>
          </w:pPr>
          <w:r w:rsidRPr="00C42379">
            <w:rPr>
              <w:rStyle w:val="PlaceholderText"/>
            </w:rPr>
            <w:t>[ICP#]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62A"/>
    <w:rsid w:val="0014658D"/>
    <w:rsid w:val="00405E81"/>
    <w:rsid w:val="00425DC1"/>
    <w:rsid w:val="00541CC2"/>
    <w:rsid w:val="005A6944"/>
    <w:rsid w:val="005C662A"/>
    <w:rsid w:val="006830A7"/>
    <w:rsid w:val="007B7804"/>
    <w:rsid w:val="00894B61"/>
    <w:rsid w:val="008A52F0"/>
    <w:rsid w:val="008E1EFC"/>
    <w:rsid w:val="0090113B"/>
    <w:rsid w:val="00A80F42"/>
    <w:rsid w:val="00AC207A"/>
    <w:rsid w:val="00BF6606"/>
    <w:rsid w:val="00C91742"/>
    <w:rsid w:val="00E068BF"/>
    <w:rsid w:val="00EF6C7C"/>
    <w:rsid w:val="00F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113B"/>
    <w:rPr>
      <w:color w:val="808080"/>
    </w:rPr>
  </w:style>
  <w:style w:type="paragraph" w:customStyle="1" w:styleId="B87F10CCC7A649A5B1DAB85CDFB7E25E">
    <w:name w:val="B87F10CCC7A649A5B1DAB85CDFB7E25E"/>
    <w:rsid w:val="005C662A"/>
  </w:style>
  <w:style w:type="paragraph" w:customStyle="1" w:styleId="7F60C6BD44F34EDC9B39E96230DEEBA6">
    <w:name w:val="7F60C6BD44F34EDC9B39E96230DEEBA6"/>
    <w:rsid w:val="005C662A"/>
  </w:style>
  <w:style w:type="paragraph" w:customStyle="1" w:styleId="D2F48C3220774095A4201EEC49179F8B">
    <w:name w:val="D2F48C3220774095A4201EEC49179F8B"/>
    <w:rsid w:val="005C662A"/>
  </w:style>
  <w:style w:type="paragraph" w:customStyle="1" w:styleId="249DE452E9B64609B58D43C2465C96D3">
    <w:name w:val="249DE452E9B64609B58D43C2465C96D3"/>
    <w:rsid w:val="005C662A"/>
  </w:style>
  <w:style w:type="paragraph" w:customStyle="1" w:styleId="5EA425FB09804E30B449B465C1CE4329">
    <w:name w:val="5EA425FB09804E30B449B465C1CE4329"/>
    <w:rsid w:val="005C662A"/>
  </w:style>
  <w:style w:type="paragraph" w:customStyle="1" w:styleId="422CBA4EF1B340AEB0455A371893990F">
    <w:name w:val="422CBA4EF1B340AEB0455A371893990F"/>
    <w:rsid w:val="005C662A"/>
  </w:style>
  <w:style w:type="paragraph" w:customStyle="1" w:styleId="98B28EC45D4744ECBDF07176EE84648D">
    <w:name w:val="98B28EC45D4744ECBDF07176EE84648D"/>
    <w:rsid w:val="005C662A"/>
  </w:style>
  <w:style w:type="paragraph" w:customStyle="1" w:styleId="D78CC9F28A454D50B130A92A4A1D8085">
    <w:name w:val="D78CC9F28A454D50B130A92A4A1D8085"/>
    <w:rsid w:val="005C662A"/>
  </w:style>
  <w:style w:type="paragraph" w:customStyle="1" w:styleId="042E34BEC8F14185A6E39B5C8738E0F5">
    <w:name w:val="042E34BEC8F14185A6E39B5C8738E0F5"/>
    <w:rsid w:val="005C662A"/>
  </w:style>
  <w:style w:type="paragraph" w:customStyle="1" w:styleId="78C178F9194647DCAFEBB6E9F284B79E">
    <w:name w:val="78C178F9194647DCAFEBB6E9F284B79E"/>
    <w:rsid w:val="005C662A"/>
  </w:style>
  <w:style w:type="paragraph" w:customStyle="1" w:styleId="40B013279D7C4C93A984C17D4D1AA0DA">
    <w:name w:val="40B013279D7C4C93A984C17D4D1AA0DA"/>
    <w:rsid w:val="005C662A"/>
  </w:style>
  <w:style w:type="paragraph" w:customStyle="1" w:styleId="F7E18DBB361B4B2EB2C3799046F68DBE">
    <w:name w:val="F7E18DBB361B4B2EB2C3799046F68DBE"/>
    <w:rsid w:val="005C662A"/>
  </w:style>
  <w:style w:type="paragraph" w:customStyle="1" w:styleId="1B8E9A8AF0B2495EBB3EFF95CFC222BD">
    <w:name w:val="1B8E9A8AF0B2495EBB3EFF95CFC222BD"/>
    <w:rsid w:val="005C662A"/>
  </w:style>
  <w:style w:type="paragraph" w:customStyle="1" w:styleId="6E4F0FB5B9E642B3B4B20E185DB95B3A">
    <w:name w:val="6E4F0FB5B9E642B3B4B20E185DB95B3A"/>
    <w:rsid w:val="005C662A"/>
  </w:style>
  <w:style w:type="paragraph" w:customStyle="1" w:styleId="5BDD2D62C47A4E3CAC52B70139DAAAC0">
    <w:name w:val="5BDD2D62C47A4E3CAC52B70139DAAAC0"/>
    <w:rsid w:val="005C662A"/>
  </w:style>
  <w:style w:type="paragraph" w:customStyle="1" w:styleId="9523149B42DF4273AFAA741757A4D209">
    <w:name w:val="9523149B42DF4273AFAA741757A4D209"/>
    <w:rsid w:val="005C662A"/>
  </w:style>
  <w:style w:type="paragraph" w:customStyle="1" w:styleId="BD3AC7C62F684EA7B37F5CC909BA1238">
    <w:name w:val="BD3AC7C62F684EA7B37F5CC909BA1238"/>
    <w:rsid w:val="005C662A"/>
  </w:style>
  <w:style w:type="paragraph" w:customStyle="1" w:styleId="C614F32F77C84388AB61055C153D5024">
    <w:name w:val="C614F32F77C84388AB61055C153D5024"/>
    <w:rsid w:val="005C662A"/>
  </w:style>
  <w:style w:type="paragraph" w:customStyle="1" w:styleId="1E68C60E65154F72942CF98C911E3594">
    <w:name w:val="1E68C60E65154F72942CF98C911E3594"/>
    <w:rsid w:val="005C662A"/>
  </w:style>
  <w:style w:type="paragraph" w:customStyle="1" w:styleId="49B6584741314700B9120ABDE3CF9B94">
    <w:name w:val="49B6584741314700B9120ABDE3CF9B94"/>
    <w:rsid w:val="005C662A"/>
  </w:style>
  <w:style w:type="paragraph" w:customStyle="1" w:styleId="A6C4BA700A004F5AAB64DCA5E93B059F">
    <w:name w:val="A6C4BA700A004F5AAB64DCA5E93B059F"/>
    <w:rsid w:val="005C662A"/>
  </w:style>
  <w:style w:type="paragraph" w:customStyle="1" w:styleId="B238AC9463194F35958F9B0530085A43">
    <w:name w:val="B238AC9463194F35958F9B0530085A43"/>
    <w:rsid w:val="005C662A"/>
  </w:style>
  <w:style w:type="paragraph" w:customStyle="1" w:styleId="A7A3995390D0484AA169740F0B7F2415">
    <w:name w:val="A7A3995390D0484AA169740F0B7F2415"/>
    <w:rsid w:val="005C662A"/>
  </w:style>
  <w:style w:type="paragraph" w:customStyle="1" w:styleId="40D7A654ECB847C1A5965BE45CD053A1">
    <w:name w:val="40D7A654ECB847C1A5965BE45CD053A1"/>
    <w:rsid w:val="005C662A"/>
  </w:style>
  <w:style w:type="paragraph" w:customStyle="1" w:styleId="E7D9A7253FE84B80A2869D6B90DDA720">
    <w:name w:val="E7D9A7253FE84B80A2869D6B90DDA720"/>
    <w:rsid w:val="005C662A"/>
  </w:style>
  <w:style w:type="paragraph" w:customStyle="1" w:styleId="F427299C6ED64F31B9FD5470B012A2F0">
    <w:name w:val="F427299C6ED64F31B9FD5470B012A2F0"/>
    <w:rsid w:val="005C662A"/>
  </w:style>
  <w:style w:type="paragraph" w:customStyle="1" w:styleId="550ACFB58B2045719F2D99556E5A7115">
    <w:name w:val="550ACFB58B2045719F2D99556E5A7115"/>
    <w:rsid w:val="005C662A"/>
  </w:style>
  <w:style w:type="paragraph" w:customStyle="1" w:styleId="5C8A620A167249E78BF7C0398CA6BFA0">
    <w:name w:val="5C8A620A167249E78BF7C0398CA6BFA0"/>
    <w:rsid w:val="005C662A"/>
  </w:style>
  <w:style w:type="paragraph" w:customStyle="1" w:styleId="2FE99C018E2C4E5E9BD1847CC868CE62">
    <w:name w:val="2FE99C018E2C4E5E9BD1847CC868CE62"/>
    <w:rsid w:val="005C662A"/>
  </w:style>
  <w:style w:type="paragraph" w:customStyle="1" w:styleId="A26C426F78C143C19C7EBF6E97248279">
    <w:name w:val="A26C426F78C143C19C7EBF6E97248279"/>
    <w:rsid w:val="005C662A"/>
  </w:style>
  <w:style w:type="paragraph" w:customStyle="1" w:styleId="A0F7433BA419438FAF600C6685B363CE">
    <w:name w:val="A0F7433BA419438FAF600C6685B363CE"/>
    <w:rsid w:val="005C662A"/>
  </w:style>
  <w:style w:type="paragraph" w:customStyle="1" w:styleId="6E5DFEAF44434F4094337B14738211D5">
    <w:name w:val="6E5DFEAF44434F4094337B14738211D5"/>
    <w:rsid w:val="005C662A"/>
  </w:style>
  <w:style w:type="paragraph" w:customStyle="1" w:styleId="0D2BF8EF52F64805B18D109692BEF75B">
    <w:name w:val="0D2BF8EF52F64805B18D109692BEF75B"/>
    <w:rsid w:val="005C662A"/>
  </w:style>
  <w:style w:type="paragraph" w:customStyle="1" w:styleId="11023B8DC92644579D3B79FC355FF755">
    <w:name w:val="11023B8DC92644579D3B79FC355FF755"/>
    <w:rsid w:val="005C662A"/>
  </w:style>
  <w:style w:type="paragraph" w:customStyle="1" w:styleId="E3CFDD56D9F04C33BCD1965B26CBDB94">
    <w:name w:val="E3CFDD56D9F04C33BCD1965B26CBDB94"/>
    <w:rsid w:val="005C662A"/>
  </w:style>
  <w:style w:type="paragraph" w:customStyle="1" w:styleId="E6D55F90437E4EED80C1BE3431DFE601">
    <w:name w:val="E6D55F90437E4EED80C1BE3431DFE601"/>
    <w:rsid w:val="005C662A"/>
  </w:style>
  <w:style w:type="paragraph" w:customStyle="1" w:styleId="41CFDD15CB084DF99DC4374789720086">
    <w:name w:val="41CFDD15CB084DF99DC4374789720086"/>
    <w:rsid w:val="005C662A"/>
  </w:style>
  <w:style w:type="paragraph" w:customStyle="1" w:styleId="81D7A7EA21BB4EA3B65EBAB49E47E40E">
    <w:name w:val="81D7A7EA21BB4EA3B65EBAB49E47E40E"/>
    <w:rsid w:val="005C662A"/>
  </w:style>
  <w:style w:type="paragraph" w:customStyle="1" w:styleId="AEDF5E31772F4B948F995EB4D94CE8EF">
    <w:name w:val="AEDF5E31772F4B948F995EB4D94CE8EF"/>
    <w:rsid w:val="005C662A"/>
  </w:style>
  <w:style w:type="paragraph" w:customStyle="1" w:styleId="351840C76C784E56BFB427641B9DDBCA">
    <w:name w:val="351840C76C784E56BFB427641B9DDBCA"/>
    <w:rsid w:val="005C662A"/>
  </w:style>
  <w:style w:type="paragraph" w:customStyle="1" w:styleId="89EC9715D4E1461A9F1C05E01F23B59A">
    <w:name w:val="89EC9715D4E1461A9F1C05E01F23B59A"/>
    <w:rsid w:val="005C662A"/>
  </w:style>
  <w:style w:type="paragraph" w:customStyle="1" w:styleId="E3DF2544B67941C39C1D8D116AEC7485">
    <w:name w:val="E3DF2544B67941C39C1D8D116AEC7485"/>
    <w:rsid w:val="005C662A"/>
  </w:style>
  <w:style w:type="paragraph" w:customStyle="1" w:styleId="B9ACBC42D44B41F4BB53B1FD64D86DC2">
    <w:name w:val="B9ACBC42D44B41F4BB53B1FD64D86DC2"/>
    <w:rsid w:val="005C662A"/>
  </w:style>
  <w:style w:type="paragraph" w:customStyle="1" w:styleId="63BC063F4FEE48F4BF81999CD9A30CBD">
    <w:name w:val="63BC063F4FEE48F4BF81999CD9A30CBD"/>
    <w:rsid w:val="005C662A"/>
  </w:style>
  <w:style w:type="paragraph" w:customStyle="1" w:styleId="8119E388FE7740C7A1BC7CF324106B84">
    <w:name w:val="8119E388FE7740C7A1BC7CF324106B84"/>
    <w:rsid w:val="005C662A"/>
  </w:style>
  <w:style w:type="paragraph" w:customStyle="1" w:styleId="ABB00F408D834645BEA57BBD7FDA0DF5">
    <w:name w:val="ABB00F408D834645BEA57BBD7FDA0DF5"/>
    <w:rsid w:val="005C662A"/>
  </w:style>
  <w:style w:type="paragraph" w:customStyle="1" w:styleId="A30DCF6FBF664C24A46C13020EA7CCA1">
    <w:name w:val="A30DCF6FBF664C24A46C13020EA7CCA1"/>
    <w:rsid w:val="005C662A"/>
  </w:style>
  <w:style w:type="paragraph" w:customStyle="1" w:styleId="15D7F8199AF947DBB10170025C8861F1">
    <w:name w:val="15D7F8199AF947DBB10170025C8861F1"/>
    <w:rsid w:val="005C662A"/>
  </w:style>
  <w:style w:type="paragraph" w:customStyle="1" w:styleId="602EE5D3AC584B208D484F9BDB307271">
    <w:name w:val="602EE5D3AC584B208D484F9BDB307271"/>
    <w:rsid w:val="005C662A"/>
  </w:style>
  <w:style w:type="paragraph" w:customStyle="1" w:styleId="B54AA39E014C46B5AA24F3E0EF424BB9">
    <w:name w:val="B54AA39E014C46B5AA24F3E0EF424BB9"/>
    <w:rsid w:val="0090113B"/>
    <w:pPr>
      <w:spacing w:after="160" w:line="259" w:lineRule="auto"/>
    </w:pPr>
  </w:style>
  <w:style w:type="paragraph" w:customStyle="1" w:styleId="329A5606690547AAA515D1C357113E01">
    <w:name w:val="329A5606690547AAA515D1C357113E01"/>
    <w:rsid w:val="0090113B"/>
    <w:pPr>
      <w:spacing w:after="160" w:line="259" w:lineRule="auto"/>
    </w:pPr>
  </w:style>
  <w:style w:type="paragraph" w:customStyle="1" w:styleId="81E82E8F72FF4A0CA96EDD084341683B">
    <w:name w:val="81E82E8F72FF4A0CA96EDD084341683B"/>
    <w:rsid w:val="0090113B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85C64D38A73458C5E084BE683CDCF" ma:contentTypeVersion="0" ma:contentTypeDescription="Create a new document." ma:contentTypeScope="" ma:versionID="7a64fb8ddc3b51b6e8ed6e26ed9591d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234A0-5B2D-4FFB-8B74-0B8E71CAF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8A43FB-F49D-43DE-B200-E7C7B33491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94ABFDF-1C4E-4DE2-8908-2F0C0694FA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47678B-6754-46E9-8490-FF46FB6A3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Creation of NIEM Conformant Decimal Simple Types</vt:lpstr>
    </vt:vector>
  </TitlesOfParts>
  <Company>U.S Air Force</Company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Creation of NIEM Conformant Decimal Simple Types</dc:title>
  <dc:creator>CHIPMAN, CHARLES E CTR USAF ACC ACC A589/A5JI</dc:creator>
  <cp:lastModifiedBy>Ford, Raymond F (Ray) Jr CIV DISA EE (US)</cp:lastModifiedBy>
  <cp:revision>18</cp:revision>
  <dcterms:created xsi:type="dcterms:W3CDTF">2018-01-11T15:52:00Z</dcterms:created>
  <dcterms:modified xsi:type="dcterms:W3CDTF">2018-06-05T17:28:00Z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0x010100EA985C64D38A73458C5E084BE683CDCF</vt:lpwstr>
  </property>
</Properties>
</file>